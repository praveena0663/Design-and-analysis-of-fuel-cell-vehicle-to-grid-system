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F2C61" w14:textId="46310B10" w:rsidR="00E9172F" w:rsidRDefault="00E9172F" w:rsidP="0053119B">
      <w:pPr>
        <w:jc w:val="center"/>
        <w:rPr>
          <w:sz w:val="48"/>
          <w:szCs w:val="48"/>
        </w:rPr>
      </w:pPr>
      <w:bookmarkStart w:id="0" w:name="_Hlk182520661"/>
      <w:bookmarkEnd w:id="0"/>
      <w:r w:rsidRPr="00E9172F">
        <w:rPr>
          <w:sz w:val="48"/>
          <w:szCs w:val="48"/>
        </w:rPr>
        <w:t xml:space="preserve">Design </w:t>
      </w:r>
      <w:r w:rsidR="00FB0DE1">
        <w:rPr>
          <w:sz w:val="48"/>
          <w:szCs w:val="48"/>
        </w:rPr>
        <w:t>and Analysis</w:t>
      </w:r>
      <w:r w:rsidRPr="00E9172F">
        <w:rPr>
          <w:sz w:val="48"/>
          <w:szCs w:val="48"/>
        </w:rPr>
        <w:t xml:space="preserve"> of </w:t>
      </w:r>
      <w:r w:rsidR="00DD33D8">
        <w:rPr>
          <w:sz w:val="48"/>
          <w:szCs w:val="48"/>
        </w:rPr>
        <w:t>F</w:t>
      </w:r>
      <w:r w:rsidRPr="00E9172F">
        <w:rPr>
          <w:sz w:val="48"/>
          <w:szCs w:val="48"/>
        </w:rPr>
        <w:t xml:space="preserve">uel </w:t>
      </w:r>
      <w:r w:rsidR="00DD33D8">
        <w:rPr>
          <w:sz w:val="48"/>
          <w:szCs w:val="48"/>
        </w:rPr>
        <w:t>C</w:t>
      </w:r>
      <w:r w:rsidRPr="00E9172F">
        <w:rPr>
          <w:sz w:val="48"/>
          <w:szCs w:val="48"/>
        </w:rPr>
        <w:t xml:space="preserve">ell </w:t>
      </w:r>
      <w:r w:rsidR="00F34BBF">
        <w:rPr>
          <w:sz w:val="48"/>
          <w:szCs w:val="48"/>
        </w:rPr>
        <w:t>V</w:t>
      </w:r>
      <w:r w:rsidRPr="00E9172F">
        <w:rPr>
          <w:sz w:val="48"/>
          <w:szCs w:val="48"/>
        </w:rPr>
        <w:t>ehicle-to-</w:t>
      </w:r>
      <w:r w:rsidR="00F34BBF">
        <w:rPr>
          <w:sz w:val="48"/>
          <w:szCs w:val="48"/>
        </w:rPr>
        <w:t>G</w:t>
      </w:r>
      <w:r w:rsidRPr="00E9172F">
        <w:rPr>
          <w:sz w:val="48"/>
          <w:szCs w:val="48"/>
        </w:rPr>
        <w:t>rid</w:t>
      </w:r>
      <w:r w:rsidR="00A620A9">
        <w:rPr>
          <w:sz w:val="48"/>
          <w:szCs w:val="48"/>
        </w:rPr>
        <w:t xml:space="preserve"> S</w:t>
      </w:r>
      <w:r w:rsidRPr="00E9172F">
        <w:rPr>
          <w:sz w:val="48"/>
          <w:szCs w:val="48"/>
        </w:rPr>
        <w:t>ystem</w:t>
      </w:r>
    </w:p>
    <w:p w14:paraId="784F9B3A" w14:textId="04A575D4" w:rsidR="00640FBC" w:rsidRPr="00241CD9" w:rsidRDefault="00972F1B" w:rsidP="00972F1B">
      <w:pPr>
        <w:pStyle w:val="ListParagraph"/>
        <w:numPr>
          <w:ilvl w:val="0"/>
          <w:numId w:val="11"/>
        </w:numPr>
        <w:jc w:val="right"/>
      </w:pPr>
      <w:r w:rsidRPr="00972F1B">
        <w:rPr>
          <w:sz w:val="24"/>
          <w:szCs w:val="24"/>
        </w:rPr>
        <w:t>P. Navya</w:t>
      </w:r>
      <w:r w:rsidR="00640FBC" w:rsidRPr="00972F1B">
        <w:rPr>
          <w:sz w:val="24"/>
          <w:szCs w:val="24"/>
        </w:rPr>
        <w:t xml:space="preserve"> Surya Praveena and </w:t>
      </w:r>
      <w:r w:rsidRPr="00972F1B">
        <w:rPr>
          <w:sz w:val="24"/>
          <w:szCs w:val="24"/>
        </w:rPr>
        <w:t>P. Uday</w:t>
      </w:r>
      <w:r w:rsidR="00640FBC" w:rsidRPr="00972F1B">
        <w:rPr>
          <w:sz w:val="24"/>
          <w:szCs w:val="24"/>
        </w:rPr>
        <w:t xml:space="preserve"> Ashi</w:t>
      </w:r>
      <w:r w:rsidR="00241CD9">
        <w:t>sh</w:t>
      </w:r>
    </w:p>
    <w:p w14:paraId="028C6C23" w14:textId="77777777" w:rsidR="00A02BD4" w:rsidRDefault="00A02BD4" w:rsidP="00A02BD4">
      <w:pPr>
        <w:spacing w:line="240" w:lineRule="auto"/>
        <w:jc w:val="center"/>
        <w:rPr>
          <w:sz w:val="24"/>
          <w:szCs w:val="24"/>
        </w:rPr>
      </w:pPr>
    </w:p>
    <w:p w14:paraId="6287E344" w14:textId="58B398A1" w:rsidR="00431E20" w:rsidRPr="000C0257" w:rsidRDefault="00A02BD4" w:rsidP="00431E20">
      <w:pPr>
        <w:keepLines/>
        <w:widowControl w:val="0"/>
        <w:spacing w:after="0" w:line="240" w:lineRule="auto"/>
        <w:rPr>
          <w:rFonts w:ascii="Times New Roman" w:hAnsi="Times New Roman" w:cs="Times New Roman"/>
          <w:b/>
          <w:bCs/>
          <w:sz w:val="24"/>
          <w:szCs w:val="24"/>
        </w:rPr>
      </w:pPr>
      <w:r w:rsidRPr="00B2592E">
        <w:rPr>
          <w:rFonts w:ascii="Times New Roman" w:hAnsi="Times New Roman" w:cs="Times New Roman"/>
          <w:b/>
          <w:bCs/>
          <w:i/>
          <w:iCs/>
          <w:sz w:val="24"/>
          <w:szCs w:val="24"/>
        </w:rPr>
        <w:t>Abstract</w:t>
      </w:r>
      <w:r w:rsidRPr="00B2592E">
        <w:rPr>
          <w:rFonts w:ascii="Times New Roman" w:hAnsi="Times New Roman" w:cs="Times New Roman"/>
          <w:b/>
          <w:bCs/>
          <w:sz w:val="24"/>
          <w:szCs w:val="24"/>
        </w:rPr>
        <w:t xml:space="preserve">— </w:t>
      </w:r>
      <w:r w:rsidR="00725CB7" w:rsidRPr="00B2592E">
        <w:rPr>
          <w:rFonts w:ascii="Times New Roman" w:hAnsi="Times New Roman" w:cs="Times New Roman"/>
          <w:b/>
          <w:bCs/>
          <w:sz w:val="24"/>
          <w:szCs w:val="24"/>
        </w:rPr>
        <w:t xml:space="preserve">The primary goal of the study is a part of the integration of Fuel Cell Vehicles (FCVs) with Vehicle-to-Grid (V2G) technology, thus showing the potential for the energy of the vehicle to contribute toward the electrical grid. This study primarily focuses on the system to integrate low-voltage energy from FCVs to the higher-voltage grid. This is why a single-switch DC-DC converter </w:t>
      </w:r>
      <w:r w:rsidR="000473EE" w:rsidRPr="00B2592E">
        <w:rPr>
          <w:rFonts w:ascii="Times New Roman" w:hAnsi="Times New Roman" w:cs="Times New Roman"/>
          <w:b/>
          <w:bCs/>
          <w:sz w:val="24"/>
          <w:szCs w:val="24"/>
        </w:rPr>
        <w:t>conducts</w:t>
      </w:r>
      <w:r w:rsidR="00725CB7" w:rsidRPr="00B2592E">
        <w:rPr>
          <w:rFonts w:ascii="Times New Roman" w:hAnsi="Times New Roman" w:cs="Times New Roman"/>
          <w:b/>
          <w:bCs/>
          <w:sz w:val="24"/>
          <w:szCs w:val="24"/>
        </w:rPr>
        <w:t xml:space="preserve"> the boosting of the voltage for using the fuel cell in conjunction with the mains grid, while at the same time the energy transfer process is very smooth, achieving an optimized power output. The system allows for </w:t>
      </w:r>
      <w:r w:rsidR="006E66A9" w:rsidRPr="00B2592E">
        <w:rPr>
          <w:rFonts w:ascii="Times New Roman" w:hAnsi="Times New Roman" w:cs="Times New Roman"/>
          <w:b/>
          <w:bCs/>
          <w:sz w:val="24"/>
          <w:szCs w:val="24"/>
        </w:rPr>
        <w:t>10</w:t>
      </w:r>
      <w:r w:rsidR="00725CB7" w:rsidRPr="00B2592E">
        <w:rPr>
          <w:rFonts w:ascii="Times New Roman" w:hAnsi="Times New Roman" w:cs="Times New Roman"/>
          <w:b/>
          <w:bCs/>
          <w:sz w:val="24"/>
          <w:szCs w:val="24"/>
        </w:rPr>
        <w:t xml:space="preserve"> kW fuel cell</w:t>
      </w:r>
      <w:r w:rsidR="000D6EEF" w:rsidRPr="00B2592E">
        <w:rPr>
          <w:rFonts w:ascii="Times New Roman" w:hAnsi="Times New Roman" w:cs="Times New Roman"/>
          <w:b/>
          <w:bCs/>
          <w:sz w:val="24"/>
          <w:szCs w:val="24"/>
        </w:rPr>
        <w:t xml:space="preserve"> which</w:t>
      </w:r>
      <w:r w:rsidR="00725CB7" w:rsidRPr="00B2592E">
        <w:rPr>
          <w:rFonts w:ascii="Times New Roman" w:hAnsi="Times New Roman" w:cs="Times New Roman"/>
          <w:b/>
          <w:bCs/>
          <w:sz w:val="24"/>
          <w:szCs w:val="24"/>
        </w:rPr>
        <w:t xml:space="preserve"> can feed both homes and feed back into the electrical mains at 220V/50 Hz. In any case where the demand back home is low, all the surplus power goes to the grid, and the difference may be supplemented whenever the demand peaks high than what the FCV could feed to</w:t>
      </w:r>
      <w:r w:rsidR="00381C65" w:rsidRPr="00B2592E">
        <w:rPr>
          <w:rFonts w:ascii="Times New Roman" w:hAnsi="Times New Roman" w:cs="Times New Roman"/>
          <w:b/>
          <w:bCs/>
          <w:sz w:val="24"/>
          <w:szCs w:val="24"/>
        </w:rPr>
        <w:t xml:space="preserve"> it.</w:t>
      </w:r>
    </w:p>
    <w:p w14:paraId="7CAFCA08" w14:textId="5B80C763" w:rsidR="008B4925" w:rsidRPr="000C0257" w:rsidRDefault="008B4925" w:rsidP="00431E20">
      <w:pPr>
        <w:keepLines/>
        <w:widowControl w:val="0"/>
        <w:spacing w:after="0" w:line="240" w:lineRule="auto"/>
        <w:rPr>
          <w:sz w:val="32"/>
          <w:szCs w:val="32"/>
          <w:u w:val="single"/>
        </w:rPr>
      </w:pPr>
    </w:p>
    <w:p w14:paraId="195A60C8" w14:textId="78BF1C3B" w:rsidR="00362368" w:rsidRPr="00182172" w:rsidRDefault="00972F1B" w:rsidP="77812E78">
      <w:pPr>
        <w:keepLines/>
        <w:widowControl w:val="0"/>
        <w:spacing w:after="0" w:line="240" w:lineRule="auto"/>
        <w:jc w:val="center"/>
        <w:rPr>
          <w:rFonts w:ascii="Times New Roman" w:hAnsi="Times New Roman" w:cs="Times New Roman"/>
          <w:sz w:val="32"/>
          <w:szCs w:val="32"/>
        </w:rPr>
      </w:pPr>
      <w:r w:rsidRPr="00182172">
        <w:rPr>
          <w:rFonts w:ascii="Times New Roman" w:hAnsi="Times New Roman" w:cs="Times New Roman"/>
          <w:sz w:val="32"/>
          <w:szCs w:val="32"/>
        </w:rPr>
        <w:t>1</w:t>
      </w:r>
      <w:r w:rsidR="0053712E" w:rsidRPr="00182172">
        <w:rPr>
          <w:rFonts w:ascii="Times New Roman" w:hAnsi="Times New Roman" w:cs="Times New Roman"/>
          <w:sz w:val="32"/>
          <w:szCs w:val="32"/>
        </w:rPr>
        <w:t>.</w:t>
      </w:r>
      <w:r w:rsidRPr="00182172">
        <w:rPr>
          <w:rFonts w:ascii="Times New Roman" w:hAnsi="Times New Roman" w:cs="Times New Roman"/>
          <w:sz w:val="32"/>
          <w:szCs w:val="32"/>
        </w:rPr>
        <w:t xml:space="preserve"> </w:t>
      </w:r>
      <w:r w:rsidR="00431E20" w:rsidRPr="00182172">
        <w:rPr>
          <w:rFonts w:ascii="Times New Roman" w:hAnsi="Times New Roman" w:cs="Times New Roman"/>
          <w:sz w:val="32"/>
          <w:szCs w:val="32"/>
        </w:rPr>
        <w:t>I</w:t>
      </w:r>
      <w:r w:rsidRPr="00182172">
        <w:rPr>
          <w:rFonts w:ascii="Times New Roman" w:hAnsi="Times New Roman" w:cs="Times New Roman"/>
          <w:sz w:val="32"/>
          <w:szCs w:val="32"/>
        </w:rPr>
        <w:t>ntroduction</w:t>
      </w:r>
    </w:p>
    <w:p w14:paraId="584DDEDC" w14:textId="77777777" w:rsidR="005D25A2" w:rsidRDefault="005D25A2" w:rsidP="00FC6D0D">
      <w:pPr>
        <w:keepLines/>
        <w:widowControl w:val="0"/>
        <w:spacing w:after="0" w:line="240" w:lineRule="auto"/>
      </w:pPr>
      <w:r w:rsidRPr="00B2592E">
        <w:rPr>
          <w:rFonts w:ascii="Times New Roman" w:hAnsi="Times New Roman" w:cs="Times New Roman"/>
          <w:sz w:val="24"/>
          <w:szCs w:val="24"/>
        </w:rPr>
        <w:t>Renewable or clean energy is that which is derived from natural sources replenished naturally. Examples of such sources include sunlight, wind, rain, tidal forces, and geothermal heat. Renewable energy has a cleaner source compared to fossil fuel, which is consumable and degrades the environment due to carbon emissions and pollution. These elements are harnessed by conversion to electricity through solar panels, wind turbines, and hydropower plants, thus reducing our reliance on coal, oil, and natural gas. Renewable energy also allows a fight against global warming, cutting through the removal of harmful emissions of greenhouse gases as well as promoting sustainable development. Such transitions towards renewable sources of energy will also foster a strong, sustainable, and energy-secure future that propels the economy to new heights in perpetuating growth and innovation about green technologies</w:t>
      </w:r>
      <w:r w:rsidRPr="00B2592E">
        <w:t xml:space="preserve"> [1,2,3]. </w:t>
      </w:r>
    </w:p>
    <w:p w14:paraId="7E752F8B" w14:textId="583A86AF" w:rsidR="00FC6D0D" w:rsidRDefault="00330CB6" w:rsidP="00FC6D0D">
      <w:pPr>
        <w:keepLines/>
        <w:widowControl w:val="0"/>
        <w:spacing w:after="0" w:line="240" w:lineRule="auto"/>
      </w:pPr>
      <w:r w:rsidRPr="00431E20">
        <w:rPr>
          <w:rFonts w:ascii="Times New Roman" w:hAnsi="Times New Roman" w:cs="Times New Roman"/>
          <w:noProof/>
          <w:sz w:val="48"/>
          <w:szCs w:val="48"/>
        </w:rPr>
        <w:drawing>
          <wp:inline distT="0" distB="0" distL="0" distR="0" wp14:anchorId="358051D1" wp14:editId="7D185D39">
            <wp:extent cx="6840220" cy="3098800"/>
            <wp:effectExtent l="0" t="0" r="0" b="6350"/>
            <wp:docPr id="136514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44177" name=""/>
                    <pic:cNvPicPr/>
                  </pic:nvPicPr>
                  <pic:blipFill rotWithShape="1">
                    <a:blip r:embed="rId6"/>
                    <a:srcRect t="-13224" b="13224"/>
                    <a:stretch/>
                  </pic:blipFill>
                  <pic:spPr>
                    <a:xfrm>
                      <a:off x="0" y="0"/>
                      <a:ext cx="6841454" cy="3099359"/>
                    </a:xfrm>
                    <a:prstGeom prst="rect">
                      <a:avLst/>
                    </a:prstGeom>
                  </pic:spPr>
                </pic:pic>
              </a:graphicData>
            </a:graphic>
          </wp:inline>
        </w:drawing>
      </w:r>
    </w:p>
    <w:p w14:paraId="529A051B" w14:textId="77777777" w:rsidR="00640FBC" w:rsidRPr="0073096E" w:rsidRDefault="00B05A5B" w:rsidP="00123E76">
      <w:pPr>
        <w:jc w:val="center"/>
        <w:rPr>
          <w:rFonts w:ascii="Times New Roman" w:hAnsi="Times New Roman" w:cs="Times New Roman"/>
          <w:sz w:val="24"/>
          <w:szCs w:val="24"/>
        </w:rPr>
      </w:pPr>
      <w:r w:rsidRPr="0073096E">
        <w:rPr>
          <w:rFonts w:ascii="Times New Roman" w:hAnsi="Times New Roman" w:cs="Times New Roman"/>
          <w:sz w:val="28"/>
          <w:szCs w:val="28"/>
        </w:rPr>
        <w:t>F</w:t>
      </w:r>
      <w:r w:rsidRPr="0073096E">
        <w:rPr>
          <w:rFonts w:ascii="Times New Roman" w:hAnsi="Times New Roman" w:cs="Times New Roman"/>
          <w:sz w:val="24"/>
          <w:szCs w:val="24"/>
        </w:rPr>
        <w:t>ig 1</w:t>
      </w:r>
      <w:r w:rsidR="007B7E24" w:rsidRPr="0073096E">
        <w:rPr>
          <w:rFonts w:ascii="Times New Roman" w:hAnsi="Times New Roman" w:cs="Times New Roman"/>
          <w:sz w:val="24"/>
          <w:szCs w:val="24"/>
        </w:rPr>
        <w:t>:</w:t>
      </w:r>
      <w:r w:rsidR="00776CBB" w:rsidRPr="0073096E">
        <w:rPr>
          <w:rFonts w:ascii="Times New Roman" w:hAnsi="Times New Roman" w:cs="Times New Roman"/>
          <w:sz w:val="24"/>
          <w:szCs w:val="24"/>
        </w:rPr>
        <w:t xml:space="preserve"> Typical FCV2G System</w:t>
      </w:r>
    </w:p>
    <w:p w14:paraId="3CDB3A22" w14:textId="77777777" w:rsidR="0073096E" w:rsidRPr="00A978F3" w:rsidRDefault="0073096E" w:rsidP="00123E76">
      <w:pPr>
        <w:jc w:val="center"/>
        <w:rPr>
          <w:rFonts w:ascii="Times New Roman" w:hAnsi="Times New Roman" w:cs="Times New Roman"/>
          <w:sz w:val="24"/>
          <w:szCs w:val="24"/>
        </w:rPr>
      </w:pPr>
    </w:p>
    <w:p w14:paraId="6DD65579" w14:textId="67C1ED0F" w:rsidR="00AC2559" w:rsidRPr="0060308C" w:rsidRDefault="007806AD" w:rsidP="00FC6D0D">
      <w:pPr>
        <w:keepLines/>
        <w:widowControl w:val="0"/>
        <w:spacing w:after="0" w:line="240" w:lineRule="auto"/>
        <w:rPr>
          <w:rFonts w:ascii="Times New Roman" w:hAnsi="Times New Roman" w:cs="Times New Roman"/>
          <w:sz w:val="24"/>
          <w:szCs w:val="24"/>
        </w:rPr>
      </w:pPr>
      <w:r w:rsidRPr="00B2592E">
        <w:rPr>
          <w:rFonts w:ascii="Times New Roman" w:hAnsi="Times New Roman" w:cs="Times New Roman"/>
          <w:sz w:val="24"/>
          <w:szCs w:val="24"/>
        </w:rPr>
        <w:t>But new technologies continue to come in the form of high efficiency photovoltaic cells and high voltage-gain converters, which allow renewable sources of energy to be always accessible and economical for everyone.</w:t>
      </w:r>
    </w:p>
    <w:p w14:paraId="3D415BDD" w14:textId="58992324" w:rsidR="007806AD" w:rsidRPr="007806AD" w:rsidRDefault="007806AD" w:rsidP="007806AD">
      <w:pPr>
        <w:keepLines/>
        <w:widowControl w:val="0"/>
        <w:spacing w:after="0" w:line="240" w:lineRule="auto"/>
        <w:rPr>
          <w:rFonts w:ascii="Times New Roman" w:hAnsi="Times New Roman" w:cs="Times New Roman"/>
          <w:sz w:val="24"/>
          <w:szCs w:val="24"/>
        </w:rPr>
      </w:pPr>
      <w:r w:rsidRPr="00B2592E">
        <w:rPr>
          <w:rFonts w:ascii="Times New Roman" w:hAnsi="Times New Roman" w:cs="Times New Roman"/>
          <w:sz w:val="24"/>
          <w:szCs w:val="24"/>
        </w:rPr>
        <w:lastRenderedPageBreak/>
        <w:t xml:space="preserve">This technology V2G is very suitable for fuel cells because it produces continual reliable power under variable load conditions with high </w:t>
      </w:r>
      <w:r w:rsidR="00B2592E" w:rsidRPr="00B2592E">
        <w:rPr>
          <w:rFonts w:ascii="Times New Roman" w:hAnsi="Times New Roman" w:cs="Times New Roman"/>
          <w:sz w:val="24"/>
          <w:szCs w:val="24"/>
        </w:rPr>
        <w:t>efficiency [</w:t>
      </w:r>
      <w:r w:rsidR="0059713F" w:rsidRPr="00B2592E">
        <w:rPr>
          <w:rFonts w:ascii="Times New Roman" w:hAnsi="Times New Roman" w:cs="Times New Roman"/>
          <w:sz w:val="24"/>
          <w:szCs w:val="24"/>
        </w:rPr>
        <w:t>4</w:t>
      </w:r>
      <w:r w:rsidR="003D79C4" w:rsidRPr="00B2592E">
        <w:rPr>
          <w:rFonts w:ascii="Times New Roman" w:hAnsi="Times New Roman" w:cs="Times New Roman"/>
          <w:sz w:val="24"/>
          <w:szCs w:val="24"/>
        </w:rPr>
        <w:t>]</w:t>
      </w:r>
      <w:r w:rsidRPr="00B2592E">
        <w:rPr>
          <w:rFonts w:ascii="Times New Roman" w:hAnsi="Times New Roman" w:cs="Times New Roman"/>
          <w:sz w:val="24"/>
          <w:szCs w:val="24"/>
        </w:rPr>
        <w:t xml:space="preserve">. Although EVs are acting as an energy storage source in a V2G system and supply electricity back to the grid, </w:t>
      </w:r>
      <w:r w:rsidR="006E59F4" w:rsidRPr="00B2592E">
        <w:rPr>
          <w:rFonts w:ascii="Times New Roman" w:hAnsi="Times New Roman" w:cs="Times New Roman"/>
          <w:sz w:val="24"/>
          <w:szCs w:val="24"/>
        </w:rPr>
        <w:t>Fuel</w:t>
      </w:r>
      <w:r w:rsidRPr="00B2592E">
        <w:rPr>
          <w:rFonts w:ascii="Times New Roman" w:hAnsi="Times New Roman" w:cs="Times New Roman"/>
          <w:sz w:val="24"/>
          <w:szCs w:val="24"/>
        </w:rPr>
        <w:t xml:space="preserve"> cells are ahead of fuel cells in most aspects. In a fuel cell, electrical energy is produced in a chemical reaction from which the only product of this process is water. Fuel cells, </w:t>
      </w:r>
      <w:r w:rsidR="00B2592E" w:rsidRPr="00B2592E">
        <w:rPr>
          <w:rFonts w:ascii="Times New Roman" w:hAnsi="Times New Roman" w:cs="Times New Roman"/>
          <w:sz w:val="24"/>
          <w:szCs w:val="24"/>
        </w:rPr>
        <w:t>therefore,</w:t>
      </w:r>
      <w:r w:rsidRPr="00B2592E">
        <w:rPr>
          <w:rFonts w:ascii="Times New Roman" w:hAnsi="Times New Roman" w:cs="Times New Roman"/>
          <w:sz w:val="24"/>
          <w:szCs w:val="24"/>
        </w:rPr>
        <w:t xml:space="preserve"> can be described as clean-burning, high-conversion efficiency power generators and potentially ideal for grid stabilization and other forms of power during peak-demand time. Whereas for PV cells, one requires sun's energy, thereby dependent on conditions of weather and daylight hours, fuel cells can operate continuously hence the supply of power is not limited by environmental conditions. Steady output is highly significant for V2G purposes because it would give automobiles the potential to be able to </w:t>
      </w:r>
      <w:r w:rsidR="00981584" w:rsidRPr="00B2592E">
        <w:rPr>
          <w:rFonts w:ascii="Times New Roman" w:hAnsi="Times New Roman" w:cs="Times New Roman"/>
          <w:sz w:val="24"/>
          <w:szCs w:val="24"/>
        </w:rPr>
        <w:t>always provide power</w:t>
      </w:r>
      <w:r w:rsidRPr="00B2592E">
        <w:rPr>
          <w:rFonts w:ascii="Times New Roman" w:hAnsi="Times New Roman" w:cs="Times New Roman"/>
          <w:sz w:val="24"/>
          <w:szCs w:val="24"/>
        </w:rPr>
        <w:t xml:space="preserve"> once it is needed and not just during sunny days. Although the low running costs and renewability place a great demand for PV cells</w:t>
      </w:r>
      <w:r w:rsidR="00357503">
        <w:rPr>
          <w:rFonts w:ascii="Times New Roman" w:hAnsi="Times New Roman" w:cs="Times New Roman"/>
          <w:sz w:val="24"/>
          <w:szCs w:val="24"/>
        </w:rPr>
        <w:t>[</w:t>
      </w:r>
      <w:r w:rsidR="00812D95">
        <w:rPr>
          <w:rFonts w:ascii="Times New Roman" w:hAnsi="Times New Roman" w:cs="Times New Roman"/>
          <w:sz w:val="24"/>
          <w:szCs w:val="24"/>
        </w:rPr>
        <w:t>19]</w:t>
      </w:r>
      <w:r w:rsidRPr="00B2592E">
        <w:rPr>
          <w:rFonts w:ascii="Times New Roman" w:hAnsi="Times New Roman" w:cs="Times New Roman"/>
          <w:sz w:val="24"/>
          <w:szCs w:val="24"/>
        </w:rPr>
        <w:t>, it places some limitations for its usages in V2G applications. For instance, since the nature of solar power is intermittent, the PV cells cannot guarantee any level of consistency of energy flow to the grid when it would be less on certain nights or on cloudy days, which thus causes reliability problems</w:t>
      </w:r>
      <w:r w:rsidR="0059713F" w:rsidRPr="00B2592E">
        <w:rPr>
          <w:rFonts w:ascii="Times New Roman" w:hAnsi="Times New Roman" w:cs="Times New Roman"/>
          <w:sz w:val="24"/>
          <w:szCs w:val="24"/>
        </w:rPr>
        <w:t>[</w:t>
      </w:r>
      <w:r w:rsidR="00A14D30" w:rsidRPr="00B2592E">
        <w:rPr>
          <w:rFonts w:ascii="Times New Roman" w:hAnsi="Times New Roman" w:cs="Times New Roman"/>
          <w:sz w:val="24"/>
          <w:szCs w:val="24"/>
        </w:rPr>
        <w:t>5</w:t>
      </w:r>
      <w:r w:rsidR="0059713F" w:rsidRPr="00B2592E">
        <w:rPr>
          <w:rFonts w:ascii="Times New Roman" w:hAnsi="Times New Roman" w:cs="Times New Roman"/>
          <w:sz w:val="24"/>
          <w:szCs w:val="24"/>
        </w:rPr>
        <w:t>]</w:t>
      </w:r>
      <w:r w:rsidR="00A14D30" w:rsidRPr="00B2592E">
        <w:rPr>
          <w:rFonts w:ascii="Times New Roman" w:hAnsi="Times New Roman" w:cs="Times New Roman"/>
          <w:sz w:val="24"/>
          <w:szCs w:val="24"/>
        </w:rPr>
        <w:t>,</w:t>
      </w:r>
      <w:r w:rsidRPr="00B2592E">
        <w:rPr>
          <w:rFonts w:ascii="Times New Roman" w:hAnsi="Times New Roman" w:cs="Times New Roman"/>
          <w:sz w:val="24"/>
          <w:szCs w:val="24"/>
        </w:rPr>
        <w:t>Another is that solar panels typically take up much space in installations and may degrade with time, hence bringing down the efficiency level.</w:t>
      </w:r>
    </w:p>
    <w:p w14:paraId="0F6E0195" w14:textId="46639841" w:rsidR="007806AD" w:rsidRPr="00417EC8" w:rsidRDefault="007806AD" w:rsidP="007806AD">
      <w:pPr>
        <w:keepLines/>
        <w:widowControl w:val="0"/>
        <w:spacing w:after="0" w:line="240" w:lineRule="auto"/>
        <w:rPr>
          <w:rFonts w:ascii="Times New Roman" w:hAnsi="Times New Roman" w:cs="Times New Roman"/>
          <w:sz w:val="24"/>
          <w:szCs w:val="24"/>
          <w:highlight w:val="green"/>
        </w:rPr>
      </w:pPr>
    </w:p>
    <w:p w14:paraId="0A3F71DF" w14:textId="0D3AF9D1" w:rsidR="007806AD" w:rsidRDefault="007806AD" w:rsidP="1FAE2155">
      <w:pPr>
        <w:keepLines/>
        <w:widowControl w:val="0"/>
        <w:spacing w:after="0" w:line="240" w:lineRule="auto"/>
        <w:rPr>
          <w:rFonts w:ascii="Times New Roman" w:hAnsi="Times New Roman" w:cs="Times New Roman"/>
          <w:sz w:val="24"/>
          <w:szCs w:val="24"/>
        </w:rPr>
      </w:pPr>
      <w:r w:rsidRPr="00454E07">
        <w:rPr>
          <w:rFonts w:ascii="Times New Roman" w:hAnsi="Times New Roman" w:cs="Times New Roman"/>
          <w:sz w:val="24"/>
          <w:szCs w:val="24"/>
        </w:rPr>
        <w:t xml:space="preserve">Electric vehicles spend most of their time idling and are thus valuable sources of supplementary </w:t>
      </w:r>
      <w:r w:rsidR="00444A5F" w:rsidRPr="00454E07">
        <w:rPr>
          <w:rFonts w:ascii="Times New Roman" w:hAnsi="Times New Roman" w:cs="Times New Roman"/>
          <w:sz w:val="24"/>
          <w:szCs w:val="24"/>
        </w:rPr>
        <w:t>power [</w:t>
      </w:r>
      <w:ins w:id="1" w:author="Microsoft Word" w:date="2024-11-15T02:47:00Z" w16du:dateUtc="2024-11-14T21:17:00Z">
        <w:r w:rsidR="000F7381" w:rsidRPr="00454E07">
          <w:rPr>
            <w:rFonts w:ascii="Times New Roman" w:hAnsi="Times New Roman" w:cs="Times New Roman"/>
            <w:sz w:val="24"/>
            <w:szCs w:val="24"/>
          </w:rPr>
          <w:t>6</w:t>
        </w:r>
      </w:ins>
      <w:r w:rsidR="001239BE" w:rsidRPr="00454E07">
        <w:rPr>
          <w:rFonts w:ascii="Times New Roman" w:hAnsi="Times New Roman" w:cs="Times New Roman"/>
          <w:sz w:val="24"/>
          <w:szCs w:val="24"/>
        </w:rPr>
        <w:t>,7</w:t>
      </w:r>
      <w:ins w:id="2" w:author="Microsoft Word" w:date="2024-11-15T02:47:00Z" w16du:dateUtc="2024-11-14T21:17:00Z">
        <w:r w:rsidR="000F7381" w:rsidRPr="00454E07">
          <w:rPr>
            <w:rFonts w:ascii="Times New Roman" w:hAnsi="Times New Roman" w:cs="Times New Roman"/>
            <w:sz w:val="24"/>
            <w:szCs w:val="24"/>
          </w:rPr>
          <w:t>]</w:t>
        </w:r>
        <w:r w:rsidRPr="00454E07">
          <w:rPr>
            <w:rFonts w:ascii="Times New Roman" w:hAnsi="Times New Roman" w:cs="Times New Roman"/>
            <w:sz w:val="24"/>
            <w:szCs w:val="24"/>
          </w:rPr>
          <w:t>.</w:t>
        </w:r>
      </w:ins>
      <w:r w:rsidRPr="00454E07">
        <w:rPr>
          <w:rFonts w:ascii="Times New Roman" w:hAnsi="Times New Roman" w:cs="Times New Roman"/>
          <w:sz w:val="24"/>
          <w:szCs w:val="24"/>
        </w:rPr>
        <w:t xml:space="preserve"> There are many forms of EVs. There is, of course, battery electric, plug-in hybrid, and even fuel cell, with each having some unique advantage that places it in a better position for integration into the grid. BEVs have a relatively short life cycle because of its battery capacity, and recharging times are relatively long, apart from having relatively difficult recyclability issues because of the environmental concerns. FCVs shall also be assisted by hydrogen for producing electricity and making </w:t>
      </w:r>
      <w:r w:rsidR="00BC1531" w:rsidRPr="00454E07">
        <w:rPr>
          <w:rFonts w:ascii="Times New Roman" w:hAnsi="Times New Roman" w:cs="Times New Roman"/>
          <w:sz w:val="24"/>
          <w:szCs w:val="24"/>
        </w:rPr>
        <w:t>refuelling</w:t>
      </w:r>
      <w:r w:rsidRPr="00454E07">
        <w:rPr>
          <w:rFonts w:ascii="Times New Roman" w:hAnsi="Times New Roman" w:cs="Times New Roman"/>
          <w:sz w:val="24"/>
          <w:szCs w:val="24"/>
        </w:rPr>
        <w:t xml:space="preserve"> faster, covering much greater distances, and it produces water as an exhaust, thus making it environmentally friendly. Studies have shown that FCVs are very useful, especially if interfaced to the grid at challenging times, whereby they might perform better than BEVs. FCVs support clean air and low greenhouse gas emissions, although the environment produced will depend on the source of hydrogen fuel that is produced, which is not always carbon-free at the </w:t>
      </w:r>
      <w:r w:rsidR="00444A5F" w:rsidRPr="00454E07">
        <w:rPr>
          <w:rFonts w:ascii="Times New Roman" w:hAnsi="Times New Roman" w:cs="Times New Roman"/>
          <w:sz w:val="24"/>
          <w:szCs w:val="24"/>
        </w:rPr>
        <w:t>time [</w:t>
      </w:r>
      <w:r w:rsidR="001239BE" w:rsidRPr="00454E07">
        <w:rPr>
          <w:rFonts w:ascii="Times New Roman" w:hAnsi="Times New Roman" w:cs="Times New Roman"/>
          <w:sz w:val="24"/>
          <w:szCs w:val="24"/>
        </w:rPr>
        <w:t>8]</w:t>
      </w:r>
      <w:r w:rsidR="0073096E">
        <w:rPr>
          <w:rFonts w:ascii="Times New Roman" w:hAnsi="Times New Roman" w:cs="Times New Roman"/>
          <w:sz w:val="24"/>
          <w:szCs w:val="24"/>
        </w:rPr>
        <w:t>.</w:t>
      </w:r>
    </w:p>
    <w:p w14:paraId="35E3BFA3" w14:textId="77777777" w:rsidR="0073096E" w:rsidRPr="00417EC8" w:rsidRDefault="0073096E" w:rsidP="1FAE2155">
      <w:pPr>
        <w:keepLines/>
        <w:widowControl w:val="0"/>
        <w:spacing w:after="0" w:line="240" w:lineRule="auto"/>
        <w:rPr>
          <w:rFonts w:ascii="Times New Roman" w:hAnsi="Times New Roman" w:cs="Times New Roman"/>
          <w:sz w:val="24"/>
          <w:szCs w:val="24"/>
        </w:rPr>
      </w:pPr>
    </w:p>
    <w:p w14:paraId="0F30DB23" w14:textId="77777777" w:rsidR="00F63CBA" w:rsidRPr="00182172" w:rsidRDefault="00A978F3" w:rsidP="00A978F3">
      <w:pPr>
        <w:jc w:val="center"/>
        <w:rPr>
          <w:rFonts w:ascii="Times New Roman" w:hAnsi="Times New Roman" w:cs="Times New Roman"/>
          <w:sz w:val="32"/>
          <w:szCs w:val="32"/>
        </w:rPr>
      </w:pPr>
      <w:r w:rsidRPr="00182172">
        <w:rPr>
          <w:rFonts w:ascii="Times New Roman" w:hAnsi="Times New Roman" w:cs="Times New Roman"/>
          <w:sz w:val="32"/>
          <w:szCs w:val="32"/>
        </w:rPr>
        <w:t>2. Vehicle to grid System</w:t>
      </w:r>
    </w:p>
    <w:p w14:paraId="2D876008" w14:textId="5379BC81" w:rsidR="0055008A" w:rsidRDefault="00F63CBA" w:rsidP="00F63CBA">
      <w:pPr>
        <w:keepLines/>
        <w:widowControl w:val="0"/>
        <w:spacing w:after="0" w:line="240" w:lineRule="auto"/>
        <w:rPr>
          <w:rFonts w:ascii="Times New Roman" w:hAnsi="Times New Roman" w:cs="Times New Roman"/>
          <w:sz w:val="24"/>
          <w:szCs w:val="24"/>
        </w:rPr>
      </w:pPr>
      <w:r w:rsidRPr="000B1EDE">
        <w:rPr>
          <w:rFonts w:ascii="Times New Roman" w:hAnsi="Times New Roman" w:cs="Times New Roman"/>
          <w:sz w:val="24"/>
          <w:szCs w:val="24"/>
        </w:rPr>
        <w:t xml:space="preserve">The technology of FCV2G enables support for renewables as it acts like a distributed generation in the grid. Hence, the power network linkage of FCVs will be able to ensure saving of energy while improving the management of local energy. Thus, by careful designing of power electronics and controls, effective transfer of energy can be ensured towards the attainment of this V2G technology. </w:t>
      </w:r>
      <w:r w:rsidR="0022319D">
        <w:rPr>
          <w:rFonts w:ascii="Times New Roman" w:hAnsi="Times New Roman" w:cs="Times New Roman"/>
          <w:sz w:val="24"/>
          <w:szCs w:val="24"/>
        </w:rPr>
        <w:t>[15]</w:t>
      </w:r>
    </w:p>
    <w:p w14:paraId="0DB01E69" w14:textId="77777777" w:rsidR="00EB0BC5" w:rsidRPr="007806AD" w:rsidRDefault="00EB0BC5" w:rsidP="00EB0BC5">
      <w:pPr>
        <w:keepLines/>
        <w:widowControl w:val="0"/>
        <w:spacing w:after="0" w:line="240" w:lineRule="auto"/>
        <w:rPr>
          <w:rFonts w:ascii="Times New Roman" w:hAnsi="Times New Roman" w:cs="Times New Roman"/>
          <w:sz w:val="24"/>
          <w:szCs w:val="24"/>
        </w:rPr>
      </w:pPr>
    </w:p>
    <w:p w14:paraId="2CC4254E" w14:textId="77777777" w:rsidR="00580A91" w:rsidRDefault="00580A91" w:rsidP="00EB0BC5">
      <w:pPr>
        <w:keepLines/>
        <w:widowControl w:val="0"/>
        <w:spacing w:after="0" w:line="240" w:lineRule="auto"/>
        <w:rPr>
          <w:rFonts w:ascii="Times New Roman" w:hAnsi="Times New Roman" w:cs="Times New Roman"/>
          <w:sz w:val="24"/>
          <w:szCs w:val="24"/>
        </w:rPr>
      </w:pPr>
    </w:p>
    <w:p w14:paraId="2233DD22" w14:textId="32D29A9C" w:rsidR="008D4E70" w:rsidRPr="00580A91" w:rsidRDefault="008D4E70" w:rsidP="00E9172F">
      <w:pPr>
        <w:rPr>
          <w:sz w:val="48"/>
          <w:szCs w:val="48"/>
        </w:rPr>
      </w:pPr>
      <w:r w:rsidRPr="00770F68">
        <w:rPr>
          <w:noProof/>
          <w:sz w:val="48"/>
          <w:szCs w:val="48"/>
        </w:rPr>
        <w:drawing>
          <wp:inline distT="0" distB="0" distL="0" distR="0" wp14:anchorId="6A0FE1FB" wp14:editId="736805EA">
            <wp:extent cx="6840220" cy="2621915"/>
            <wp:effectExtent l="0" t="0" r="0" b="6985"/>
            <wp:docPr id="171784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0620" name=""/>
                    <pic:cNvPicPr/>
                  </pic:nvPicPr>
                  <pic:blipFill>
                    <a:blip r:embed="rId7"/>
                    <a:stretch>
                      <a:fillRect/>
                    </a:stretch>
                  </pic:blipFill>
                  <pic:spPr>
                    <a:xfrm>
                      <a:off x="0" y="0"/>
                      <a:ext cx="6840220" cy="2621915"/>
                    </a:xfrm>
                    <a:prstGeom prst="rect">
                      <a:avLst/>
                    </a:prstGeom>
                  </pic:spPr>
                </pic:pic>
              </a:graphicData>
            </a:graphic>
          </wp:inline>
        </w:drawing>
      </w:r>
    </w:p>
    <w:p w14:paraId="567D04F2" w14:textId="16713B6C" w:rsidR="00F41FCF" w:rsidRPr="00580A91" w:rsidRDefault="003220C2" w:rsidP="004D369A">
      <w:pPr>
        <w:jc w:val="center"/>
        <w:rPr>
          <w:rFonts w:ascii="Times New Roman" w:hAnsi="Times New Roman" w:cs="Times New Roman"/>
          <w:sz w:val="24"/>
          <w:szCs w:val="24"/>
        </w:rPr>
      </w:pPr>
      <w:r>
        <w:rPr>
          <w:rFonts w:ascii="Times New Roman" w:hAnsi="Times New Roman" w:cs="Times New Roman"/>
          <w:sz w:val="24"/>
          <w:szCs w:val="24"/>
        </w:rPr>
        <w:t>Fig</w:t>
      </w:r>
      <w:r w:rsidR="004D369A">
        <w:rPr>
          <w:rFonts w:ascii="Times New Roman" w:hAnsi="Times New Roman" w:cs="Times New Roman"/>
          <w:sz w:val="24"/>
          <w:szCs w:val="24"/>
        </w:rPr>
        <w:t xml:space="preserve"> </w:t>
      </w:r>
      <w:r w:rsidR="00E3796C">
        <w:rPr>
          <w:rFonts w:ascii="Times New Roman" w:hAnsi="Times New Roman" w:cs="Times New Roman"/>
          <w:sz w:val="24"/>
          <w:szCs w:val="24"/>
        </w:rPr>
        <w:t>.</w:t>
      </w:r>
      <w:r w:rsidR="004D369A">
        <w:rPr>
          <w:rFonts w:ascii="Times New Roman" w:hAnsi="Times New Roman" w:cs="Times New Roman"/>
          <w:sz w:val="24"/>
          <w:szCs w:val="24"/>
        </w:rPr>
        <w:t>2</w:t>
      </w:r>
      <w:r w:rsidR="00366DB7">
        <w:rPr>
          <w:rFonts w:ascii="Times New Roman" w:hAnsi="Times New Roman" w:cs="Times New Roman"/>
          <w:sz w:val="24"/>
          <w:szCs w:val="24"/>
        </w:rPr>
        <w:t xml:space="preserve"> Typical Circuit Diagram of V2G Model</w:t>
      </w:r>
    </w:p>
    <w:p w14:paraId="0DDC0D56" w14:textId="42AD1CAD" w:rsidR="00431E20" w:rsidRPr="00182172" w:rsidRDefault="00D0694C" w:rsidP="00431E20">
      <w:pPr>
        <w:jc w:val="center"/>
        <w:rPr>
          <w:rFonts w:ascii="Times New Roman" w:hAnsi="Times New Roman" w:cs="Times New Roman"/>
          <w:sz w:val="32"/>
          <w:szCs w:val="32"/>
        </w:rPr>
      </w:pPr>
      <w:r w:rsidRPr="00182172">
        <w:rPr>
          <w:rFonts w:ascii="Times New Roman" w:hAnsi="Times New Roman" w:cs="Times New Roman"/>
          <w:sz w:val="32"/>
          <w:szCs w:val="32"/>
        </w:rPr>
        <w:t>3</w:t>
      </w:r>
      <w:r w:rsidR="00AF2BCD" w:rsidRPr="00182172">
        <w:rPr>
          <w:rFonts w:ascii="Times New Roman" w:hAnsi="Times New Roman" w:cs="Times New Roman"/>
          <w:sz w:val="32"/>
          <w:szCs w:val="32"/>
        </w:rPr>
        <w:t>.</w:t>
      </w:r>
      <w:r w:rsidR="00431E20" w:rsidRPr="00182172">
        <w:rPr>
          <w:rFonts w:ascii="Times New Roman" w:hAnsi="Times New Roman" w:cs="Times New Roman"/>
          <w:sz w:val="32"/>
          <w:szCs w:val="32"/>
        </w:rPr>
        <w:t xml:space="preserve"> F</w:t>
      </w:r>
      <w:r w:rsidR="0053712E" w:rsidRPr="00182172">
        <w:rPr>
          <w:rFonts w:ascii="Times New Roman" w:hAnsi="Times New Roman" w:cs="Times New Roman"/>
          <w:sz w:val="32"/>
          <w:szCs w:val="32"/>
        </w:rPr>
        <w:t>ue</w:t>
      </w:r>
      <w:r w:rsidR="00AF2BCD" w:rsidRPr="00182172">
        <w:rPr>
          <w:rFonts w:ascii="Times New Roman" w:hAnsi="Times New Roman" w:cs="Times New Roman"/>
          <w:sz w:val="32"/>
          <w:szCs w:val="32"/>
        </w:rPr>
        <w:t>l Cell Model</w:t>
      </w:r>
    </w:p>
    <w:p w14:paraId="6A9D3F50" w14:textId="63095B2D" w:rsidR="00431E20" w:rsidRDefault="00431E20" w:rsidP="00976922">
      <w:pPr>
        <w:spacing w:line="240" w:lineRule="auto"/>
        <w:rPr>
          <w:rFonts w:ascii="Times New Roman" w:hAnsi="Times New Roman" w:cs="Times New Roman"/>
          <w:sz w:val="28"/>
          <w:szCs w:val="28"/>
        </w:rPr>
      </w:pPr>
      <w:r w:rsidRPr="0034138B">
        <w:rPr>
          <w:rFonts w:ascii="Times New Roman" w:hAnsi="Times New Roman" w:cs="Times New Roman"/>
          <w:sz w:val="24"/>
          <w:szCs w:val="24"/>
        </w:rPr>
        <w:t xml:space="preserve">In this section, </w:t>
      </w:r>
      <w:r w:rsidR="009B0AAC">
        <w:rPr>
          <w:rFonts w:ascii="Times New Roman" w:hAnsi="Times New Roman" w:cs="Times New Roman"/>
          <w:sz w:val="24"/>
          <w:szCs w:val="24"/>
        </w:rPr>
        <w:t xml:space="preserve">MATLAB </w:t>
      </w:r>
      <w:r w:rsidR="0062304F" w:rsidRPr="0034138B">
        <w:rPr>
          <w:rFonts w:ascii="Times New Roman" w:hAnsi="Times New Roman" w:cs="Times New Roman"/>
          <w:sz w:val="24"/>
          <w:szCs w:val="24"/>
        </w:rPr>
        <w:t xml:space="preserve">Simulink Implementation of </w:t>
      </w:r>
      <w:r w:rsidR="009B0AAC">
        <w:rPr>
          <w:rFonts w:ascii="Times New Roman" w:hAnsi="Times New Roman" w:cs="Times New Roman"/>
          <w:sz w:val="24"/>
          <w:szCs w:val="24"/>
        </w:rPr>
        <w:t xml:space="preserve">FC </w:t>
      </w:r>
      <w:r w:rsidR="0062304F" w:rsidRPr="0034138B">
        <w:rPr>
          <w:rFonts w:ascii="Times New Roman" w:hAnsi="Times New Roman" w:cs="Times New Roman"/>
          <w:sz w:val="24"/>
          <w:szCs w:val="24"/>
        </w:rPr>
        <w:t>Model is discussed</w:t>
      </w:r>
      <w:r w:rsidR="009B0AAC">
        <w:rPr>
          <w:rFonts w:ascii="Times New Roman" w:hAnsi="Times New Roman" w:cs="Times New Roman"/>
          <w:sz w:val="24"/>
          <w:szCs w:val="24"/>
        </w:rPr>
        <w:t>:</w:t>
      </w:r>
    </w:p>
    <w:p w14:paraId="367BCA7F" w14:textId="17E8D47C" w:rsidR="00431E20" w:rsidRDefault="00913846" w:rsidP="005378DB">
      <w:pPr>
        <w:spacing w:line="240" w:lineRule="auto"/>
        <w:jc w:val="center"/>
        <w:rPr>
          <w:rFonts w:ascii="Times New Roman" w:hAnsi="Times New Roman" w:cs="Times New Roman"/>
          <w:sz w:val="28"/>
          <w:szCs w:val="28"/>
        </w:rPr>
      </w:pPr>
      <w:r w:rsidRPr="00913846">
        <w:rPr>
          <w:rFonts w:ascii="Times New Roman" w:hAnsi="Times New Roman" w:cs="Times New Roman"/>
          <w:noProof/>
          <w:sz w:val="28"/>
          <w:szCs w:val="28"/>
        </w:rPr>
        <w:lastRenderedPageBreak/>
        <w:drawing>
          <wp:inline distT="0" distB="0" distL="0" distR="0" wp14:anchorId="0E75F6E1" wp14:editId="727DE451">
            <wp:extent cx="4133020" cy="6119165"/>
            <wp:effectExtent l="0" t="2540" r="0" b="0"/>
            <wp:docPr id="24626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1492" name=""/>
                    <pic:cNvPicPr/>
                  </pic:nvPicPr>
                  <pic:blipFill>
                    <a:blip r:embed="rId8"/>
                    <a:stretch>
                      <a:fillRect/>
                    </a:stretch>
                  </pic:blipFill>
                  <pic:spPr>
                    <a:xfrm rot="5400000">
                      <a:off x="0" y="0"/>
                      <a:ext cx="4159104" cy="6157783"/>
                    </a:xfrm>
                    <a:prstGeom prst="rect">
                      <a:avLst/>
                    </a:prstGeom>
                  </pic:spPr>
                </pic:pic>
              </a:graphicData>
            </a:graphic>
          </wp:inline>
        </w:drawing>
      </w:r>
    </w:p>
    <w:p w14:paraId="23F1FDAF" w14:textId="35D17590" w:rsidR="004D369A" w:rsidRPr="004D369A" w:rsidRDefault="008E33CD" w:rsidP="005378D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5A513F">
        <w:rPr>
          <w:rFonts w:ascii="Times New Roman" w:hAnsi="Times New Roman" w:cs="Times New Roman"/>
          <w:sz w:val="24"/>
          <w:szCs w:val="24"/>
        </w:rPr>
        <w:t>.</w:t>
      </w:r>
      <w:r>
        <w:rPr>
          <w:rFonts w:ascii="Times New Roman" w:hAnsi="Times New Roman" w:cs="Times New Roman"/>
          <w:sz w:val="24"/>
          <w:szCs w:val="24"/>
        </w:rPr>
        <w:t>3</w:t>
      </w:r>
      <w:r w:rsidR="00366DB7">
        <w:rPr>
          <w:rFonts w:ascii="Times New Roman" w:hAnsi="Times New Roman" w:cs="Times New Roman"/>
          <w:sz w:val="24"/>
          <w:szCs w:val="24"/>
        </w:rPr>
        <w:t xml:space="preserve"> Fuel Cell Model</w:t>
      </w:r>
    </w:p>
    <w:p w14:paraId="22B6F295" w14:textId="111E042B" w:rsidR="00ED579C" w:rsidRPr="000B1EDE" w:rsidRDefault="00ED579C" w:rsidP="00ED579C">
      <w:pPr>
        <w:rPr>
          <w:rFonts w:ascii="Times New Roman" w:hAnsi="Times New Roman" w:cs="Times New Roman"/>
          <w:sz w:val="24"/>
          <w:szCs w:val="24"/>
        </w:rPr>
      </w:pPr>
      <w:r>
        <w:rPr>
          <w:rFonts w:ascii="Times New Roman" w:hAnsi="Times New Roman" w:cs="Times New Roman"/>
          <w:sz w:val="24"/>
          <w:szCs w:val="24"/>
        </w:rPr>
        <w:t xml:space="preserve">Fuel cell model consists of </w:t>
      </w:r>
      <w:r w:rsidRPr="000B1EDE">
        <w:rPr>
          <w:rFonts w:ascii="Times New Roman" w:hAnsi="Times New Roman" w:cs="Times New Roman"/>
          <w:sz w:val="24"/>
          <w:szCs w:val="24"/>
        </w:rPr>
        <w:t>anode model, cathode model, fuel cell voltage model, and control block.</w:t>
      </w:r>
      <w:r w:rsidR="009F4F6B">
        <w:rPr>
          <w:rFonts w:ascii="Times New Roman" w:hAnsi="Times New Roman" w:cs="Times New Roman"/>
          <w:sz w:val="24"/>
          <w:szCs w:val="24"/>
        </w:rPr>
        <w:t xml:space="preserve"> </w:t>
      </w:r>
      <w:r>
        <w:rPr>
          <w:rFonts w:ascii="Times New Roman" w:hAnsi="Times New Roman" w:cs="Times New Roman"/>
          <w:sz w:val="24"/>
          <w:szCs w:val="24"/>
        </w:rPr>
        <w:t>The output voltage of fuel cell stack voltage is as follows</w:t>
      </w:r>
      <w:r w:rsidR="00A32DD1">
        <w:rPr>
          <w:rFonts w:ascii="Times New Roman" w:hAnsi="Times New Roman" w:cs="Times New Roman"/>
          <w:sz w:val="24"/>
          <w:szCs w:val="24"/>
        </w:rPr>
        <w:t xml:space="preserve"> </w:t>
      </w:r>
      <w:r>
        <w:rPr>
          <w:rFonts w:ascii="Times New Roman" w:hAnsi="Times New Roman" w:cs="Times New Roman"/>
          <w:sz w:val="24"/>
          <w:szCs w:val="24"/>
        </w:rPr>
        <w:t>[1</w:t>
      </w:r>
      <w:r w:rsidR="00FA30D0">
        <w:rPr>
          <w:rFonts w:ascii="Times New Roman" w:hAnsi="Times New Roman" w:cs="Times New Roman"/>
          <w:sz w:val="24"/>
          <w:szCs w:val="24"/>
        </w:rPr>
        <w:t>,12</w:t>
      </w:r>
      <w:r>
        <w:rPr>
          <w:rFonts w:ascii="Times New Roman" w:hAnsi="Times New Roman" w:cs="Times New Roman"/>
          <w:sz w:val="24"/>
          <w:szCs w:val="24"/>
        </w:rPr>
        <w:t>]:</w:t>
      </w:r>
    </w:p>
    <w:p w14:paraId="6AEB0A29" w14:textId="2929258E" w:rsidR="00431E20" w:rsidRPr="000B1EDE" w:rsidRDefault="0094190A" w:rsidP="005C10CC">
      <w:pPr>
        <w:jc w:val="right"/>
        <w:rPr>
          <w:sz w:val="28"/>
          <w:szCs w:val="28"/>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nerst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act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ohmic)</m:t>
            </m:r>
          </m:sub>
        </m:sSub>
      </m:oMath>
      <w:r w:rsidR="005E76ED" w:rsidRPr="000B1EDE">
        <w:rPr>
          <w:rFonts w:ascii="Times New Roman" w:hAnsi="Times New Roman" w:cs="Times New Roman"/>
          <w:sz w:val="24"/>
          <w:szCs w:val="24"/>
        </w:rPr>
        <w:t xml:space="preserve">                                                       </w:t>
      </w:r>
      <w:r w:rsidR="005C10CC" w:rsidRPr="000B1EDE">
        <w:rPr>
          <w:rFonts w:ascii="Times New Roman" w:hAnsi="Times New Roman" w:cs="Times New Roman"/>
          <w:sz w:val="24"/>
          <w:szCs w:val="24"/>
        </w:rPr>
        <w:t>(1)</w:t>
      </w:r>
      <w:r w:rsidR="005E76ED" w:rsidRPr="000B1EDE">
        <w:rPr>
          <w:rFonts w:ascii="Times New Roman" w:hAnsi="Times New Roman" w:cs="Times New Roman"/>
          <w:sz w:val="24"/>
          <w:szCs w:val="24"/>
        </w:rPr>
        <w:t xml:space="preserve">  </w:t>
      </w:r>
    </w:p>
    <w:p w14:paraId="01E1BD20" w14:textId="77777777" w:rsidR="00A12A0D" w:rsidRPr="000B1EDE" w:rsidRDefault="00A12A0D" w:rsidP="00A12A0D">
      <w:pPr>
        <w:rPr>
          <w:rFonts w:ascii="Times New Roman" w:hAnsi="Times New Roman" w:cs="Times New Roman"/>
          <w:sz w:val="24"/>
          <w:szCs w:val="24"/>
        </w:rPr>
      </w:pPr>
      <w:r w:rsidRPr="000B1EDE">
        <w:rPr>
          <w:rFonts w:ascii="Times New Roman" w:hAnsi="Times New Roman" w:cs="Times New Roman"/>
          <w:sz w:val="24"/>
          <w:szCs w:val="24"/>
        </w:rPr>
        <w:t>V</w:t>
      </w:r>
      <w:r w:rsidRPr="000B1EDE">
        <w:rPr>
          <w:rFonts w:ascii="Times New Roman" w:hAnsi="Times New Roman" w:cs="Times New Roman"/>
          <w:sz w:val="16"/>
          <w:szCs w:val="16"/>
        </w:rPr>
        <w:t xml:space="preserve">nerst </w:t>
      </w:r>
      <w:r w:rsidRPr="000B1EDE">
        <w:rPr>
          <w:rFonts w:ascii="Times New Roman" w:hAnsi="Times New Roman" w:cs="Times New Roman"/>
          <w:sz w:val="24"/>
          <w:szCs w:val="24"/>
        </w:rPr>
        <w:t>is the reversible output voltage potential. V</w:t>
      </w:r>
      <w:r w:rsidRPr="000B1EDE">
        <w:rPr>
          <w:rFonts w:ascii="Times New Roman" w:hAnsi="Times New Roman" w:cs="Times New Roman"/>
          <w:sz w:val="16"/>
          <w:szCs w:val="16"/>
        </w:rPr>
        <w:t>con</w:t>
      </w:r>
      <w:r>
        <w:rPr>
          <w:rFonts w:ascii="Times New Roman" w:hAnsi="Times New Roman" w:cs="Times New Roman"/>
          <w:sz w:val="16"/>
          <w:szCs w:val="16"/>
        </w:rPr>
        <w:t xml:space="preserve"> </w:t>
      </w:r>
      <w:r>
        <w:rPr>
          <w:rFonts w:ascii="Times New Roman" w:hAnsi="Times New Roman" w:cs="Times New Roman"/>
          <w:sz w:val="24"/>
          <w:szCs w:val="24"/>
        </w:rPr>
        <w:t>is the Concentration Voltage</w:t>
      </w:r>
      <w:r w:rsidRPr="000B1EDE">
        <w:rPr>
          <w:rFonts w:ascii="Times New Roman" w:hAnsi="Times New Roman" w:cs="Times New Roman"/>
          <w:sz w:val="24"/>
          <w:szCs w:val="24"/>
        </w:rPr>
        <w:t>, V</w:t>
      </w:r>
      <w:r w:rsidRPr="000B1EDE">
        <w:rPr>
          <w:rFonts w:ascii="Times New Roman" w:hAnsi="Times New Roman" w:cs="Times New Roman"/>
          <w:sz w:val="16"/>
          <w:szCs w:val="16"/>
        </w:rPr>
        <w:t>act</w:t>
      </w:r>
      <w:r w:rsidRPr="000B1EDE">
        <w:rPr>
          <w:rFonts w:ascii="Times New Roman" w:hAnsi="Times New Roman" w:cs="Times New Roman"/>
          <w:sz w:val="24"/>
          <w:szCs w:val="24"/>
        </w:rPr>
        <w:t xml:space="preserve"> </w:t>
      </w:r>
      <w:r>
        <w:rPr>
          <w:rFonts w:ascii="Times New Roman" w:hAnsi="Times New Roman" w:cs="Times New Roman"/>
          <w:sz w:val="24"/>
          <w:szCs w:val="24"/>
        </w:rPr>
        <w:t xml:space="preserve"> is the Voltage of activation voltage </w:t>
      </w:r>
      <w:r w:rsidRPr="000B1EDE">
        <w:rPr>
          <w:rFonts w:ascii="Times New Roman" w:hAnsi="Times New Roman" w:cs="Times New Roman"/>
          <w:sz w:val="24"/>
          <w:szCs w:val="24"/>
        </w:rPr>
        <w:t>and V</w:t>
      </w:r>
      <w:r w:rsidRPr="000B1EDE">
        <w:rPr>
          <w:rFonts w:ascii="Times New Roman" w:hAnsi="Times New Roman" w:cs="Times New Roman"/>
          <w:sz w:val="16"/>
          <w:szCs w:val="16"/>
        </w:rPr>
        <w:t>ohmic</w:t>
      </w:r>
      <w:r w:rsidRPr="000B1EDE">
        <w:rPr>
          <w:rFonts w:ascii="Times New Roman" w:hAnsi="Times New Roman" w:cs="Times New Roman"/>
          <w:sz w:val="24"/>
          <w:szCs w:val="24"/>
        </w:rPr>
        <w:t xml:space="preserve"> </w:t>
      </w:r>
      <w:r>
        <w:rPr>
          <w:rFonts w:ascii="Times New Roman" w:hAnsi="Times New Roman" w:cs="Times New Roman"/>
          <w:sz w:val="24"/>
          <w:szCs w:val="24"/>
        </w:rPr>
        <w:t xml:space="preserve">is the voltages of </w:t>
      </w:r>
      <w:r w:rsidRPr="000B1EDE">
        <w:rPr>
          <w:rFonts w:ascii="Times New Roman" w:hAnsi="Times New Roman" w:cs="Times New Roman"/>
          <w:sz w:val="24"/>
          <w:szCs w:val="24"/>
        </w:rPr>
        <w:t xml:space="preserve">ohmic losses. The Nernst voltage is obtained as </w:t>
      </w:r>
      <w:r>
        <w:rPr>
          <w:rFonts w:ascii="Times New Roman" w:hAnsi="Times New Roman" w:cs="Times New Roman"/>
          <w:sz w:val="24"/>
          <w:szCs w:val="24"/>
        </w:rPr>
        <w:t>follows:</w:t>
      </w:r>
    </w:p>
    <w:p w14:paraId="134218C0" w14:textId="167585A6" w:rsidR="00431E20" w:rsidRPr="000B1EDE" w:rsidRDefault="0094190A" w:rsidP="0029287E">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nerst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0</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8.5x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fc</m:t>
                </m:r>
              </m:sub>
            </m:sSub>
            <m:r>
              <w:rPr>
                <w:rFonts w:ascii="Cambria Math" w:hAnsi="Cambria Math" w:cs="Times New Roman"/>
                <w:sz w:val="24"/>
                <w:szCs w:val="24"/>
              </w:rPr>
              <m:t>-298.15</m:t>
            </m:r>
          </m:e>
        </m:d>
        <m:r>
          <w:rPr>
            <w:rFonts w:ascii="Cambria Math" w:hAnsi="Cambria Math" w:cs="Times New Roman"/>
            <w:sz w:val="24"/>
            <w:szCs w:val="24"/>
          </w:rPr>
          <m:t>+4.308x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FC.</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sub>
        </m:sSub>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sub>
            </m:sSub>
          </m:e>
        </m:rad>
        <m:r>
          <w:rPr>
            <w:rFonts w:ascii="Cambria Math" w:hAnsi="Cambria Math" w:cs="Times New Roman"/>
            <w:sz w:val="24"/>
            <w:szCs w:val="24"/>
          </w:rPr>
          <m:t>)</m:t>
        </m:r>
      </m:oMath>
      <w:r w:rsidR="005C10CC" w:rsidRPr="000B1EDE">
        <w:rPr>
          <w:rFonts w:ascii="Times New Roman" w:eastAsiaTheme="minorEastAsia" w:hAnsi="Times New Roman" w:cs="Times New Roman"/>
          <w:sz w:val="24"/>
          <w:szCs w:val="24"/>
        </w:rPr>
        <w:t xml:space="preserve">                            </w:t>
      </w:r>
      <w:r w:rsidR="0029287E" w:rsidRPr="000B1EDE">
        <w:rPr>
          <w:rFonts w:ascii="Times New Roman" w:eastAsiaTheme="minorEastAsia" w:hAnsi="Times New Roman" w:cs="Times New Roman"/>
          <w:sz w:val="24"/>
          <w:szCs w:val="24"/>
        </w:rPr>
        <w:t>(2)</w:t>
      </w:r>
    </w:p>
    <w:p w14:paraId="0BA41B25" w14:textId="0EAF1F70" w:rsidR="00E848FB" w:rsidRPr="000B1EDE" w:rsidRDefault="005D25A2" w:rsidP="00A6160A">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con</m:t>
            </m:r>
          </m:sub>
        </m:sSub>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fc</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max</m:t>
                </m:r>
              </m:sub>
            </m:sSub>
          </m:den>
        </m:f>
        <m:r>
          <w:rPr>
            <w:rFonts w:ascii="Cambria Math" w:hAnsi="Cambria Math" w:cs="Times New Roman"/>
            <w:sz w:val="24"/>
            <w:szCs w:val="24"/>
          </w:rPr>
          <m:t>]</m:t>
        </m:r>
      </m:oMath>
      <w:r w:rsidRPr="000B1EDE">
        <w:rPr>
          <w:rFonts w:ascii="Times New Roman" w:eastAsiaTheme="minorEastAsia" w:hAnsi="Times New Roman" w:cs="Times New Roman"/>
          <w:sz w:val="24"/>
          <w:szCs w:val="24"/>
        </w:rPr>
        <w:t xml:space="preserve">                                                                  (3)</w:t>
      </w:r>
    </w:p>
    <w:p w14:paraId="75DCBEEA" w14:textId="60A5A217" w:rsidR="00541085" w:rsidRDefault="0094190A" w:rsidP="00574005">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act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fc</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sub>
                    </m:sSub>
                  </m:num>
                  <m:den>
                    <m:r>
                      <w:rPr>
                        <w:rFonts w:ascii="Cambria Math" w:hAnsi="Cambria Math" w:cs="Times New Roman"/>
                        <w:sz w:val="24"/>
                        <w:szCs w:val="24"/>
                      </w:rPr>
                      <m:t>5.08x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d>
                          <m:dPr>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498</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fc</m:t>
                                    </m:r>
                                  </m:sub>
                                </m:sSub>
                              </m:den>
                            </m:f>
                          </m:e>
                        </m:d>
                      </m:sup>
                    </m:sSup>
                  </m:den>
                </m:f>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fc</m:t>
            </m:r>
          </m:sub>
        </m:sSub>
        <m:r>
          <w:rPr>
            <w:rFonts w:ascii="Cambria Math" w:hAnsi="Cambria Math" w:cs="Times New Roman"/>
            <w:sz w:val="24"/>
            <w:szCs w:val="24"/>
          </w:rPr>
          <m:t>.</m:t>
        </m:r>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fc</m:t>
            </m:r>
          </m:sub>
        </m:sSub>
        <m:r>
          <w:rPr>
            <w:rFonts w:ascii="Cambria Math" w:hAnsi="Cambria Math" w:cs="Times New Roman"/>
            <w:sz w:val="24"/>
            <w:szCs w:val="24"/>
          </w:rPr>
          <m:t>)</m:t>
        </m:r>
      </m:oMath>
      <w:r w:rsidR="0029287E" w:rsidRPr="000B1EDE">
        <w:rPr>
          <w:rFonts w:ascii="Times New Roman" w:eastAsiaTheme="minorEastAsia" w:hAnsi="Times New Roman" w:cs="Times New Roman"/>
          <w:sz w:val="24"/>
          <w:szCs w:val="24"/>
        </w:rPr>
        <w:t xml:space="preserve">                              </w:t>
      </w:r>
      <w:r w:rsidR="00574005" w:rsidRPr="000B1EDE">
        <w:rPr>
          <w:rFonts w:ascii="Times New Roman" w:eastAsiaTheme="minorEastAsia" w:hAnsi="Times New Roman" w:cs="Times New Roman"/>
          <w:sz w:val="24"/>
          <w:szCs w:val="24"/>
        </w:rPr>
        <w:t>(4)</w:t>
      </w:r>
    </w:p>
    <w:p w14:paraId="148AFC0A" w14:textId="77777777" w:rsidR="00E848FB" w:rsidRPr="000B1EDE" w:rsidRDefault="00E848FB" w:rsidP="00574005">
      <w:pPr>
        <w:jc w:val="right"/>
        <w:rPr>
          <w:rFonts w:ascii="Times New Roman" w:eastAsiaTheme="minorEastAsia" w:hAnsi="Times New Roman" w:cs="Times New Roman"/>
          <w:sz w:val="24"/>
          <w:szCs w:val="24"/>
        </w:rPr>
      </w:pPr>
    </w:p>
    <w:p w14:paraId="677E48DE" w14:textId="3D6AE29B" w:rsidR="00432C31" w:rsidRPr="000B1EDE" w:rsidRDefault="0094190A" w:rsidP="00574005">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ohmic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fc</m:t>
            </m:r>
          </m:sub>
        </m:sSub>
      </m:oMath>
      <w:r w:rsidR="00574005" w:rsidRPr="000B1EDE">
        <w:rPr>
          <w:rFonts w:ascii="Times New Roman" w:eastAsiaTheme="minorEastAsia" w:hAnsi="Times New Roman" w:cs="Times New Roman"/>
          <w:sz w:val="24"/>
          <w:szCs w:val="24"/>
        </w:rPr>
        <w:t xml:space="preserve">                                                                   (5)</w:t>
      </w:r>
    </w:p>
    <w:p w14:paraId="0261D568" w14:textId="54CEE49F" w:rsidR="00431E20" w:rsidRDefault="00D75D4F" w:rsidP="00F74F03">
      <w:pPr>
        <w:rPr>
          <w:rFonts w:ascii="Times New Roman" w:hAnsi="Times New Roman" w:cs="Times New Roman"/>
          <w:sz w:val="24"/>
          <w:szCs w:val="24"/>
        </w:rPr>
      </w:pPr>
      <w:r w:rsidRPr="000B1EDE">
        <w:rPr>
          <w:rFonts w:ascii="Times New Roman" w:hAnsi="Times New Roman" w:cs="Times New Roman"/>
          <w:sz w:val="24"/>
          <w:szCs w:val="24"/>
        </w:rPr>
        <w:t>where</w:t>
      </w:r>
      <w:r w:rsidR="00BF2F95" w:rsidRPr="000B1ED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0</m:t>
            </m:r>
          </m:sub>
        </m:sSub>
      </m:oMath>
      <w:r w:rsidR="00BF2F95" w:rsidRPr="000B1EDE">
        <w:rPr>
          <w:rFonts w:ascii="Times New Roman" w:hAnsi="Times New Roman" w:cs="Times New Roman"/>
          <w:sz w:val="24"/>
          <w:szCs w:val="24"/>
        </w:rPr>
        <w:t xml:space="preserve">​ represents the standard reference voltage, which is given as 1.229 V </w:t>
      </w:r>
      <w:r w:rsidR="003B00C7" w:rsidRPr="000B1EDE">
        <w:rPr>
          <w:rFonts w:ascii="Times New Roman" w:hAnsi="Times New Roman" w:cs="Times New Roman"/>
          <w:sz w:val="24"/>
          <w:szCs w:val="24"/>
        </w:rPr>
        <w:t>[9]</w:t>
      </w:r>
      <w:r w:rsidR="00BF2F95" w:rsidRPr="000B1ED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fc</m:t>
            </m:r>
          </m:sub>
        </m:sSub>
        <m:r>
          <w:rPr>
            <w:rFonts w:ascii="Cambria Math" w:hAnsi="Cambria Math" w:cs="Times New Roman"/>
            <w:sz w:val="24"/>
            <w:szCs w:val="24"/>
          </w:rPr>
          <m:t xml:space="preserve"> </m:t>
        </m:r>
      </m:oMath>
      <w:r w:rsidR="00BF2F95" w:rsidRPr="000B1EDE">
        <w:rPr>
          <w:rFonts w:ascii="Times New Roman" w:hAnsi="Times New Roman" w:cs="Times New Roman"/>
          <w:sz w:val="24"/>
          <w:szCs w:val="24"/>
        </w:rPr>
        <w:t xml:space="preserve">denotes the temperature of the fuel cell (in Kelvin). </w:t>
      </w:r>
      <m:oMath>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sub>
        </m:sSub>
      </m:oMath>
      <w:r w:rsidR="00BF2F95" w:rsidRPr="000B1ED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sub>
        </m:sSub>
      </m:oMath>
      <w:r w:rsidR="00BF2F95" w:rsidRPr="000B1EDE">
        <w:rPr>
          <w:rFonts w:ascii="Times New Roman" w:hAnsi="Times New Roman" w:cs="Times New Roman"/>
          <w:sz w:val="24"/>
          <w:szCs w:val="24"/>
        </w:rPr>
        <w:t xml:space="preserve">​ refer to the partial pressures (in Pascals) of hydrogen and oxygen gases, respectively.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fc</m:t>
            </m:r>
          </m:sub>
        </m:sSub>
        <m:r>
          <w:rPr>
            <w:rFonts w:ascii="Cambria Math" w:hAnsi="Cambria Math" w:cs="Times New Roman"/>
            <w:sz w:val="24"/>
            <w:szCs w:val="24"/>
          </w:rPr>
          <m:t xml:space="preserve"> </m:t>
        </m:r>
      </m:oMath>
      <w:r w:rsidR="00BF2F95" w:rsidRPr="000B1EDE">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max</m:t>
            </m:r>
          </m:sub>
        </m:sSub>
        <m:r>
          <w:rPr>
            <w:rFonts w:ascii="Cambria Math" w:hAnsi="Cambria Math" w:cs="Times New Roman"/>
            <w:sz w:val="24"/>
            <w:szCs w:val="24"/>
          </w:rPr>
          <m:t xml:space="preserve"> </m:t>
        </m:r>
      </m:oMath>
      <w:r w:rsidR="00BF2F95" w:rsidRPr="000B1EDE">
        <w:rPr>
          <w:rFonts w:ascii="Times New Roman" w:hAnsi="Times New Roman" w:cs="Times New Roman"/>
          <w:sz w:val="24"/>
          <w:szCs w:val="24"/>
        </w:rPr>
        <w:t xml:space="preserve">indicate the cell current and the maximum current of the PEM fuel cell. The empirical coefficients for each cell are represented by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4</m:t>
            </m:r>
          </m:sub>
        </m:sSub>
      </m:oMath>
      <w:r w:rsidR="00BF2F95" w:rsidRPr="000B1EDE">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oMath>
      <w:r w:rsidR="00BF2F95" w:rsidRPr="000B1ED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BF2F95" w:rsidRPr="000B1EDE">
        <w:rPr>
          <w:rFonts w:ascii="Times New Roman" w:hAnsi="Times New Roman" w:cs="Times New Roman"/>
          <w:sz w:val="24"/>
          <w:szCs w:val="24"/>
        </w:rPr>
        <w:t>​ denote the membrane and contact resistances, respectively.</w:t>
      </w:r>
    </w:p>
    <w:p w14:paraId="4896F6DE" w14:textId="77777777" w:rsidR="00E848FB" w:rsidRDefault="00E848FB" w:rsidP="00E848FB">
      <w:pPr>
        <w:rPr>
          <w:rFonts w:ascii="Times New Roman" w:hAnsi="Times New Roman" w:cs="Times New Roman"/>
          <w:sz w:val="24"/>
          <w:szCs w:val="24"/>
        </w:rPr>
      </w:pPr>
      <w:r>
        <w:rPr>
          <w:rFonts w:ascii="Times New Roman" w:hAnsi="Times New Roman" w:cs="Times New Roman"/>
          <w:sz w:val="24"/>
          <w:szCs w:val="24"/>
        </w:rPr>
        <w:t>The explanation of each voltage and other voltages are given in [10,11].</w:t>
      </w:r>
    </w:p>
    <w:p w14:paraId="2626BF24" w14:textId="04C46376" w:rsidR="00146B34" w:rsidRDefault="007C5F12" w:rsidP="00E9172F">
      <w:pPr>
        <w:rPr>
          <w:rFonts w:ascii="Times New Roman" w:hAnsi="Times New Roman" w:cs="Times New Roman"/>
          <w:sz w:val="24"/>
          <w:szCs w:val="24"/>
        </w:rPr>
      </w:pPr>
      <w:r w:rsidRPr="002F78F4">
        <w:rPr>
          <w:rFonts w:ascii="Times New Roman" w:hAnsi="Times New Roman" w:cs="Times New Roman"/>
          <w:noProof/>
          <w:sz w:val="24"/>
          <w:szCs w:val="24"/>
        </w:rPr>
        <w:lastRenderedPageBreak/>
        <w:drawing>
          <wp:inline distT="0" distB="0" distL="0" distR="0" wp14:anchorId="7EEEFF7A" wp14:editId="4E09E380">
            <wp:extent cx="3224405" cy="1520456"/>
            <wp:effectExtent l="0" t="0" r="0" b="3810"/>
            <wp:docPr id="194666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60063" name=""/>
                    <pic:cNvPicPr/>
                  </pic:nvPicPr>
                  <pic:blipFill>
                    <a:blip r:embed="rId9"/>
                    <a:stretch>
                      <a:fillRect/>
                    </a:stretch>
                  </pic:blipFill>
                  <pic:spPr>
                    <a:xfrm>
                      <a:off x="0" y="0"/>
                      <a:ext cx="3243075" cy="1529260"/>
                    </a:xfrm>
                    <a:prstGeom prst="rect">
                      <a:avLst/>
                    </a:prstGeom>
                  </pic:spPr>
                </pic:pic>
              </a:graphicData>
            </a:graphic>
          </wp:inline>
        </w:drawing>
      </w:r>
      <w:r w:rsidR="00C308DA" w:rsidRPr="002F78F4">
        <w:rPr>
          <w:rFonts w:ascii="Times New Roman" w:hAnsi="Times New Roman" w:cs="Times New Roman"/>
          <w:noProof/>
          <w:sz w:val="24"/>
          <w:szCs w:val="24"/>
        </w:rPr>
        <w:drawing>
          <wp:inline distT="0" distB="0" distL="0" distR="0" wp14:anchorId="3A332FD5" wp14:editId="2910FB7F">
            <wp:extent cx="3594986" cy="2172794"/>
            <wp:effectExtent l="0" t="0" r="5715" b="0"/>
            <wp:docPr id="7495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55784" name=""/>
                    <pic:cNvPicPr/>
                  </pic:nvPicPr>
                  <pic:blipFill>
                    <a:blip r:embed="rId10"/>
                    <a:stretch>
                      <a:fillRect/>
                    </a:stretch>
                  </pic:blipFill>
                  <pic:spPr>
                    <a:xfrm>
                      <a:off x="0" y="0"/>
                      <a:ext cx="3606456" cy="2179726"/>
                    </a:xfrm>
                    <a:prstGeom prst="rect">
                      <a:avLst/>
                    </a:prstGeom>
                  </pic:spPr>
                </pic:pic>
              </a:graphicData>
            </a:graphic>
          </wp:inline>
        </w:drawing>
      </w:r>
    </w:p>
    <w:p w14:paraId="3E804A0D" w14:textId="5F951431" w:rsidR="00366DB7" w:rsidRDefault="005A513F" w:rsidP="005A513F">
      <w:pPr>
        <w:jc w:val="center"/>
        <w:rPr>
          <w:rFonts w:ascii="Times New Roman" w:hAnsi="Times New Roman" w:cs="Times New Roman"/>
          <w:sz w:val="24"/>
          <w:szCs w:val="24"/>
        </w:rPr>
      </w:pPr>
      <w:r>
        <w:rPr>
          <w:rFonts w:ascii="Times New Roman" w:hAnsi="Times New Roman" w:cs="Times New Roman"/>
          <w:sz w:val="24"/>
          <w:szCs w:val="24"/>
        </w:rPr>
        <w:t>Fig .4</w:t>
      </w:r>
      <w:r w:rsidR="00286304">
        <w:rPr>
          <w:rFonts w:ascii="Times New Roman" w:hAnsi="Times New Roman" w:cs="Times New Roman"/>
          <w:sz w:val="24"/>
          <w:szCs w:val="24"/>
        </w:rPr>
        <w:t xml:space="preserve"> (a)</w:t>
      </w:r>
      <w:r w:rsidR="006E061C">
        <w:rPr>
          <w:rFonts w:ascii="Times New Roman" w:hAnsi="Times New Roman" w:cs="Times New Roman"/>
          <w:sz w:val="24"/>
          <w:szCs w:val="24"/>
        </w:rPr>
        <w:t xml:space="preserve"> </w:t>
      </w:r>
      <w:r w:rsidR="00286304">
        <w:rPr>
          <w:rFonts w:ascii="Times New Roman" w:hAnsi="Times New Roman" w:cs="Times New Roman"/>
          <w:sz w:val="24"/>
          <w:szCs w:val="24"/>
        </w:rPr>
        <w:t xml:space="preserve">Anode Model </w:t>
      </w:r>
      <w:r w:rsidR="006E061C">
        <w:rPr>
          <w:rFonts w:ascii="Times New Roman" w:hAnsi="Times New Roman" w:cs="Times New Roman"/>
          <w:sz w:val="24"/>
          <w:szCs w:val="24"/>
        </w:rPr>
        <w:t>and (b) Cathode Model</w:t>
      </w:r>
    </w:p>
    <w:p w14:paraId="0E93A516" w14:textId="2F1B476F" w:rsidR="00872C1A" w:rsidRDefault="00872C1A" w:rsidP="00872C1A">
      <w:pPr>
        <w:rPr>
          <w:rFonts w:ascii="Times New Roman" w:hAnsi="Times New Roman" w:cs="Times New Roman"/>
          <w:sz w:val="24"/>
          <w:szCs w:val="24"/>
        </w:rPr>
      </w:pPr>
      <w:r>
        <w:rPr>
          <w:rFonts w:ascii="Times New Roman" w:hAnsi="Times New Roman" w:cs="Times New Roman"/>
          <w:sz w:val="24"/>
          <w:szCs w:val="24"/>
        </w:rPr>
        <w:t>The Anode Model consists of Hydrogen Model and Water model as shown in fig.4(a).</w:t>
      </w:r>
      <w:r w:rsidR="00A32DD1">
        <w:rPr>
          <w:rFonts w:ascii="Times New Roman" w:hAnsi="Times New Roman" w:cs="Times New Roman"/>
          <w:sz w:val="24"/>
          <w:szCs w:val="24"/>
        </w:rPr>
        <w:t xml:space="preserve"> </w:t>
      </w:r>
      <w:r>
        <w:rPr>
          <w:rFonts w:ascii="Times New Roman" w:hAnsi="Times New Roman" w:cs="Times New Roman"/>
          <w:sz w:val="24"/>
          <w:szCs w:val="24"/>
        </w:rPr>
        <w:t>The Cathode block consists of Oxygen block,</w:t>
      </w:r>
      <w:r w:rsidR="00A5419D">
        <w:rPr>
          <w:rFonts w:ascii="Times New Roman" w:hAnsi="Times New Roman" w:cs="Times New Roman"/>
          <w:sz w:val="24"/>
          <w:szCs w:val="24"/>
        </w:rPr>
        <w:t xml:space="preserve"> </w:t>
      </w:r>
      <w:r>
        <w:rPr>
          <w:rFonts w:ascii="Times New Roman" w:hAnsi="Times New Roman" w:cs="Times New Roman"/>
          <w:sz w:val="24"/>
          <w:szCs w:val="24"/>
        </w:rPr>
        <w:t>Nitrogen Block and Water Block as shown in fig.4(b).</w:t>
      </w:r>
    </w:p>
    <w:p w14:paraId="5131000D" w14:textId="1FF3EE03" w:rsidR="00872C1A" w:rsidRDefault="00872C1A" w:rsidP="00872C1A">
      <w:pPr>
        <w:rPr>
          <w:rFonts w:ascii="Times New Roman" w:hAnsi="Times New Roman" w:cs="Times New Roman"/>
          <w:sz w:val="24"/>
          <w:szCs w:val="24"/>
        </w:rPr>
      </w:pPr>
      <w:r w:rsidRPr="001004BA">
        <w:rPr>
          <w:rFonts w:ascii="Times New Roman" w:hAnsi="Times New Roman" w:cs="Times New Roman"/>
          <w:sz w:val="24"/>
          <w:szCs w:val="24"/>
        </w:rPr>
        <w:t>The splitting leads into anodic and cathodic models, which in turn results in a higher resolution of the details of simulation results, thus to a better knowledge of operation regarding fuel cells and also supports a more effective control and optimization strategy.</w:t>
      </w:r>
      <w:r w:rsidR="00B554EB">
        <w:rPr>
          <w:rFonts w:ascii="Times New Roman" w:hAnsi="Times New Roman" w:cs="Times New Roman"/>
          <w:sz w:val="24"/>
          <w:szCs w:val="24"/>
        </w:rPr>
        <w:t>[</w:t>
      </w:r>
      <w:r w:rsidR="00357503">
        <w:rPr>
          <w:rFonts w:ascii="Times New Roman" w:hAnsi="Times New Roman" w:cs="Times New Roman"/>
          <w:sz w:val="24"/>
          <w:szCs w:val="24"/>
        </w:rPr>
        <w:t>18</w:t>
      </w:r>
      <w:r w:rsidR="00776AE0">
        <w:rPr>
          <w:rFonts w:ascii="Times New Roman" w:hAnsi="Times New Roman" w:cs="Times New Roman"/>
          <w:sz w:val="24"/>
          <w:szCs w:val="24"/>
        </w:rPr>
        <w:t>,</w:t>
      </w:r>
      <w:r w:rsidR="00C9390B">
        <w:rPr>
          <w:rFonts w:ascii="Times New Roman" w:hAnsi="Times New Roman" w:cs="Times New Roman"/>
          <w:sz w:val="24"/>
          <w:szCs w:val="24"/>
        </w:rPr>
        <w:t>14</w:t>
      </w:r>
      <w:r w:rsidR="00357503">
        <w:rPr>
          <w:rFonts w:ascii="Times New Roman" w:hAnsi="Times New Roman" w:cs="Times New Roman"/>
          <w:sz w:val="24"/>
          <w:szCs w:val="24"/>
        </w:rPr>
        <w:t>]</w:t>
      </w:r>
    </w:p>
    <w:p w14:paraId="2AC86074" w14:textId="79186B23" w:rsidR="00C43E56" w:rsidRDefault="00C604BE" w:rsidP="00E9172F">
      <w:pPr>
        <w:rPr>
          <w:rFonts w:ascii="Times New Roman" w:hAnsi="Times New Roman" w:cs="Times New Roman"/>
          <w:sz w:val="24"/>
          <w:szCs w:val="24"/>
        </w:rPr>
      </w:pPr>
      <w:r w:rsidRPr="007F7C6E">
        <w:rPr>
          <w:rFonts w:ascii="Times New Roman" w:hAnsi="Times New Roman" w:cs="Times New Roman"/>
          <w:sz w:val="24"/>
          <w:szCs w:val="24"/>
        </w:rPr>
        <w:t xml:space="preserve">The stack current is generated by the fuel cell voltage,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fc</m:t>
            </m:r>
          </m:sub>
        </m:sSub>
        <m:r>
          <w:rPr>
            <w:rFonts w:ascii="Cambria Math" w:hAnsi="Cambria Math" w:cs="Times New Roman"/>
            <w:sz w:val="24"/>
            <w:szCs w:val="24"/>
          </w:rPr>
          <m:t xml:space="preserve"> </m:t>
        </m:r>
      </m:oMath>
      <w:r w:rsidRPr="007F7C6E">
        <w:rPr>
          <w:rFonts w:ascii="Times New Roman" w:hAnsi="Times New Roman" w:cs="Times New Roman"/>
          <w:sz w:val="24"/>
          <w:szCs w:val="24"/>
        </w:rPr>
        <w:t xml:space="preserve">and the load block,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load</m:t>
            </m:r>
          </m:sub>
        </m:sSub>
      </m:oMath>
      <w:r w:rsidR="002E0F5A">
        <w:rPr>
          <w:rFonts w:ascii="Times New Roman" w:eastAsiaTheme="minorEastAsia" w:hAnsi="Times New Roman" w:cs="Times New Roman"/>
          <w:sz w:val="24"/>
          <w:szCs w:val="24"/>
        </w:rPr>
        <w:t xml:space="preserve"> </w:t>
      </w:r>
      <w:r w:rsidR="00C3486A">
        <w:rPr>
          <w:rFonts w:ascii="Times New Roman" w:eastAsiaTheme="minorEastAsia" w:hAnsi="Times New Roman" w:cs="Times New Roman"/>
          <w:sz w:val="24"/>
          <w:szCs w:val="24"/>
        </w:rPr>
        <w:t>an timer [</w:t>
      </w:r>
      <w:r w:rsidR="00517C35">
        <w:rPr>
          <w:rFonts w:ascii="Times New Roman" w:eastAsiaTheme="minorEastAsia" w:hAnsi="Times New Roman" w:cs="Times New Roman"/>
          <w:sz w:val="24"/>
          <w:szCs w:val="24"/>
        </w:rPr>
        <w:t>0,</w:t>
      </w:r>
      <w:r w:rsidR="008D4FC9">
        <w:rPr>
          <w:rFonts w:ascii="Times New Roman" w:eastAsiaTheme="minorEastAsia" w:hAnsi="Times New Roman" w:cs="Times New Roman"/>
          <w:sz w:val="24"/>
          <w:szCs w:val="24"/>
        </w:rPr>
        <w:t xml:space="preserve"> </w:t>
      </w:r>
      <w:r w:rsidR="00517C35">
        <w:rPr>
          <w:rFonts w:ascii="Times New Roman" w:eastAsiaTheme="minorEastAsia" w:hAnsi="Times New Roman" w:cs="Times New Roman"/>
          <w:sz w:val="24"/>
          <w:szCs w:val="24"/>
        </w:rPr>
        <w:t>15,</w:t>
      </w:r>
      <w:r w:rsidR="008D4FC9">
        <w:rPr>
          <w:rFonts w:ascii="Times New Roman" w:eastAsiaTheme="minorEastAsia" w:hAnsi="Times New Roman" w:cs="Times New Roman"/>
          <w:sz w:val="24"/>
          <w:szCs w:val="24"/>
        </w:rPr>
        <w:t xml:space="preserve"> </w:t>
      </w:r>
      <w:r w:rsidR="00517C35">
        <w:rPr>
          <w:rFonts w:ascii="Times New Roman" w:eastAsiaTheme="minorEastAsia" w:hAnsi="Times New Roman" w:cs="Times New Roman"/>
          <w:sz w:val="24"/>
          <w:szCs w:val="24"/>
        </w:rPr>
        <w:t>20,</w:t>
      </w:r>
      <w:r w:rsidR="008D4FC9">
        <w:rPr>
          <w:rFonts w:ascii="Times New Roman" w:eastAsiaTheme="minorEastAsia" w:hAnsi="Times New Roman" w:cs="Times New Roman"/>
          <w:sz w:val="24"/>
          <w:szCs w:val="24"/>
        </w:rPr>
        <w:t xml:space="preserve"> </w:t>
      </w:r>
      <w:r w:rsidR="001F14AC">
        <w:rPr>
          <w:rFonts w:ascii="Times New Roman" w:eastAsiaTheme="minorEastAsia" w:hAnsi="Times New Roman" w:cs="Times New Roman"/>
          <w:sz w:val="24"/>
          <w:szCs w:val="24"/>
        </w:rPr>
        <w:t>25,</w:t>
      </w:r>
      <w:r w:rsidR="008D4FC9">
        <w:rPr>
          <w:rFonts w:ascii="Times New Roman" w:eastAsiaTheme="minorEastAsia" w:hAnsi="Times New Roman" w:cs="Times New Roman"/>
          <w:sz w:val="24"/>
          <w:szCs w:val="24"/>
        </w:rPr>
        <w:t xml:space="preserve"> </w:t>
      </w:r>
      <w:r w:rsidR="009B3117">
        <w:rPr>
          <w:rFonts w:ascii="Times New Roman" w:eastAsiaTheme="minorEastAsia" w:hAnsi="Times New Roman" w:cs="Times New Roman"/>
          <w:sz w:val="24"/>
          <w:szCs w:val="24"/>
        </w:rPr>
        <w:t>30</w:t>
      </w:r>
      <w:r w:rsidR="008D4FC9">
        <w:rPr>
          <w:rFonts w:ascii="Times New Roman" w:eastAsiaTheme="minorEastAsia" w:hAnsi="Times New Roman" w:cs="Times New Roman"/>
          <w:sz w:val="24"/>
          <w:szCs w:val="24"/>
        </w:rPr>
        <w:t xml:space="preserve">, </w:t>
      </w:r>
      <w:r w:rsidR="00FA770A">
        <w:rPr>
          <w:rFonts w:ascii="Times New Roman" w:eastAsiaTheme="minorEastAsia" w:hAnsi="Times New Roman" w:cs="Times New Roman"/>
          <w:sz w:val="24"/>
          <w:szCs w:val="24"/>
        </w:rPr>
        <w:t xml:space="preserve"> </w:t>
      </w:r>
      <w:r w:rsidR="00492764">
        <w:rPr>
          <w:rFonts w:ascii="Times New Roman" w:eastAsiaTheme="minorEastAsia" w:hAnsi="Times New Roman" w:cs="Times New Roman"/>
          <w:sz w:val="24"/>
          <w:szCs w:val="24"/>
        </w:rPr>
        <w:t>35,</w:t>
      </w:r>
      <w:r w:rsidR="00FA770A">
        <w:rPr>
          <w:rFonts w:ascii="Times New Roman" w:eastAsiaTheme="minorEastAsia" w:hAnsi="Times New Roman" w:cs="Times New Roman"/>
          <w:sz w:val="24"/>
          <w:szCs w:val="24"/>
        </w:rPr>
        <w:t xml:space="preserve"> </w:t>
      </w:r>
      <w:r w:rsidR="00492764">
        <w:rPr>
          <w:rFonts w:ascii="Times New Roman" w:eastAsiaTheme="minorEastAsia" w:hAnsi="Times New Roman" w:cs="Times New Roman"/>
          <w:sz w:val="24"/>
          <w:szCs w:val="24"/>
        </w:rPr>
        <w:t>40,</w:t>
      </w:r>
      <w:r w:rsidR="00FA770A">
        <w:rPr>
          <w:rFonts w:ascii="Times New Roman" w:eastAsiaTheme="minorEastAsia" w:hAnsi="Times New Roman" w:cs="Times New Roman"/>
          <w:sz w:val="24"/>
          <w:szCs w:val="24"/>
        </w:rPr>
        <w:t xml:space="preserve"> </w:t>
      </w:r>
      <w:r w:rsidR="009D6D58">
        <w:rPr>
          <w:rFonts w:ascii="Times New Roman" w:eastAsiaTheme="minorEastAsia" w:hAnsi="Times New Roman" w:cs="Times New Roman"/>
          <w:sz w:val="24"/>
          <w:szCs w:val="24"/>
        </w:rPr>
        <w:t>45,</w:t>
      </w:r>
      <w:r w:rsidR="00FA770A">
        <w:rPr>
          <w:rFonts w:ascii="Times New Roman" w:eastAsiaTheme="minorEastAsia" w:hAnsi="Times New Roman" w:cs="Times New Roman"/>
          <w:sz w:val="24"/>
          <w:szCs w:val="24"/>
        </w:rPr>
        <w:t xml:space="preserve"> </w:t>
      </w:r>
      <w:r w:rsidR="00EA6183">
        <w:rPr>
          <w:rFonts w:ascii="Times New Roman" w:eastAsiaTheme="minorEastAsia" w:hAnsi="Times New Roman" w:cs="Times New Roman"/>
          <w:sz w:val="24"/>
          <w:szCs w:val="24"/>
        </w:rPr>
        <w:t>50,</w:t>
      </w:r>
      <w:r w:rsidR="00FA770A">
        <w:rPr>
          <w:rFonts w:ascii="Times New Roman" w:eastAsiaTheme="minorEastAsia" w:hAnsi="Times New Roman" w:cs="Times New Roman"/>
          <w:sz w:val="24"/>
          <w:szCs w:val="24"/>
        </w:rPr>
        <w:t xml:space="preserve"> </w:t>
      </w:r>
      <w:r w:rsidR="00EA6183">
        <w:rPr>
          <w:rFonts w:ascii="Times New Roman" w:eastAsiaTheme="minorEastAsia" w:hAnsi="Times New Roman" w:cs="Times New Roman"/>
          <w:sz w:val="24"/>
          <w:szCs w:val="24"/>
        </w:rPr>
        <w:t>55</w:t>
      </w:r>
      <w:r w:rsidR="00C3486A">
        <w:rPr>
          <w:rFonts w:ascii="Times New Roman" w:eastAsiaTheme="minorEastAsia" w:hAnsi="Times New Roman" w:cs="Times New Roman"/>
          <w:sz w:val="24"/>
          <w:szCs w:val="24"/>
        </w:rPr>
        <w:t>]</w:t>
      </w:r>
      <w:r w:rsidR="0040076C">
        <w:rPr>
          <w:rFonts w:ascii="Times New Roman" w:eastAsiaTheme="minorEastAsia" w:hAnsi="Times New Roman" w:cs="Times New Roman"/>
          <w:sz w:val="24"/>
          <w:szCs w:val="24"/>
        </w:rPr>
        <w:t xml:space="preserve"> with re</w:t>
      </w:r>
      <w:r w:rsidR="00DD230B">
        <w:rPr>
          <w:rFonts w:ascii="Times New Roman" w:eastAsiaTheme="minorEastAsia" w:hAnsi="Times New Roman" w:cs="Times New Roman"/>
          <w:sz w:val="24"/>
          <w:szCs w:val="24"/>
        </w:rPr>
        <w:t xml:space="preserve">sistor values </w:t>
      </w:r>
      <w:r w:rsidR="005A7EB6">
        <w:rPr>
          <w:rFonts w:ascii="Times New Roman" w:eastAsiaTheme="minorEastAsia" w:hAnsi="Times New Roman" w:cs="Times New Roman"/>
          <w:sz w:val="24"/>
          <w:szCs w:val="24"/>
        </w:rPr>
        <w:t xml:space="preserve">[1, 0.6, </w:t>
      </w:r>
      <w:r w:rsidR="00337366">
        <w:rPr>
          <w:rFonts w:ascii="Times New Roman" w:eastAsiaTheme="minorEastAsia" w:hAnsi="Times New Roman" w:cs="Times New Roman"/>
          <w:sz w:val="24"/>
          <w:szCs w:val="24"/>
        </w:rPr>
        <w:t>0.3</w:t>
      </w:r>
      <w:r w:rsidR="00834A9B">
        <w:rPr>
          <w:rFonts w:ascii="Times New Roman" w:eastAsiaTheme="minorEastAsia" w:hAnsi="Times New Roman" w:cs="Times New Roman"/>
          <w:sz w:val="24"/>
          <w:szCs w:val="24"/>
        </w:rPr>
        <w:t>, 0.175,</w:t>
      </w:r>
      <w:r w:rsidR="00D4196B">
        <w:rPr>
          <w:rFonts w:ascii="Times New Roman" w:eastAsiaTheme="minorEastAsia" w:hAnsi="Times New Roman" w:cs="Times New Roman"/>
          <w:sz w:val="24"/>
          <w:szCs w:val="24"/>
        </w:rPr>
        <w:t xml:space="preserve"> 0.3, 1, 2.5, </w:t>
      </w:r>
      <w:r w:rsidR="004923F5">
        <w:rPr>
          <w:rFonts w:ascii="Times New Roman" w:eastAsiaTheme="minorEastAsia" w:hAnsi="Times New Roman" w:cs="Times New Roman"/>
          <w:sz w:val="24"/>
          <w:szCs w:val="24"/>
        </w:rPr>
        <w:t>5, 1, 5</w:t>
      </w:r>
      <w:r w:rsidR="00592615">
        <w:rPr>
          <w:rFonts w:ascii="Times New Roman" w:eastAsiaTheme="minorEastAsia" w:hAnsi="Times New Roman" w:cs="Times New Roman"/>
          <w:sz w:val="24"/>
          <w:szCs w:val="24"/>
        </w:rPr>
        <w:t>] Ohms</w:t>
      </w:r>
      <w:r w:rsidRPr="007F7C6E">
        <w:rPr>
          <w:rFonts w:ascii="Times New Roman" w:hAnsi="Times New Roman" w:cs="Times New Roman"/>
          <w:sz w:val="24"/>
          <w:szCs w:val="24"/>
        </w:rPr>
        <w:t xml:space="preserve">. </w:t>
      </w:r>
    </w:p>
    <w:p w14:paraId="7D743AE4" w14:textId="11E1682F" w:rsidR="00827A2F" w:rsidRDefault="007A2478" w:rsidP="00E9172F">
      <w:pPr>
        <w:rPr>
          <w:rFonts w:ascii="Times New Roman" w:hAnsi="Times New Roman" w:cs="Times New Roman"/>
          <w:sz w:val="24"/>
          <w:szCs w:val="24"/>
        </w:rPr>
      </w:pPr>
      <w:r w:rsidRPr="007A2478">
        <w:rPr>
          <w:rFonts w:ascii="Times New Roman" w:hAnsi="Times New Roman" w:cs="Times New Roman"/>
          <w:noProof/>
          <w:sz w:val="24"/>
          <w:szCs w:val="24"/>
        </w:rPr>
        <w:drawing>
          <wp:inline distT="0" distB="0" distL="0" distR="0" wp14:anchorId="0F667DB6" wp14:editId="2E80E1C5">
            <wp:extent cx="3413156" cy="2057932"/>
            <wp:effectExtent l="0" t="0" r="0" b="0"/>
            <wp:docPr id="83676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64350" name=""/>
                    <pic:cNvPicPr/>
                  </pic:nvPicPr>
                  <pic:blipFill>
                    <a:blip r:embed="rId11"/>
                    <a:stretch>
                      <a:fillRect/>
                    </a:stretch>
                  </pic:blipFill>
                  <pic:spPr>
                    <a:xfrm>
                      <a:off x="0" y="0"/>
                      <a:ext cx="3423125" cy="2063943"/>
                    </a:xfrm>
                    <a:prstGeom prst="rect">
                      <a:avLst/>
                    </a:prstGeom>
                  </pic:spPr>
                </pic:pic>
              </a:graphicData>
            </a:graphic>
          </wp:inline>
        </w:drawing>
      </w:r>
      <w:r w:rsidR="00D26C98" w:rsidRPr="00D26C98">
        <w:rPr>
          <w:rFonts w:ascii="Times New Roman" w:hAnsi="Times New Roman" w:cs="Times New Roman"/>
          <w:noProof/>
          <w:sz w:val="24"/>
          <w:szCs w:val="24"/>
        </w:rPr>
        <w:drawing>
          <wp:inline distT="0" distB="0" distL="0" distR="0" wp14:anchorId="1969EF3F" wp14:editId="68E2CDFF">
            <wp:extent cx="3404103" cy="2107301"/>
            <wp:effectExtent l="0" t="0" r="6350" b="7620"/>
            <wp:docPr id="8027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76342" name=""/>
                    <pic:cNvPicPr/>
                  </pic:nvPicPr>
                  <pic:blipFill>
                    <a:blip r:embed="rId12"/>
                    <a:stretch>
                      <a:fillRect/>
                    </a:stretch>
                  </pic:blipFill>
                  <pic:spPr>
                    <a:xfrm>
                      <a:off x="0" y="0"/>
                      <a:ext cx="3407905" cy="2109654"/>
                    </a:xfrm>
                    <a:prstGeom prst="rect">
                      <a:avLst/>
                    </a:prstGeom>
                  </pic:spPr>
                </pic:pic>
              </a:graphicData>
            </a:graphic>
          </wp:inline>
        </w:drawing>
      </w:r>
    </w:p>
    <w:p w14:paraId="7747F096" w14:textId="656472F4" w:rsidR="00EC4F0A" w:rsidRDefault="004034AF" w:rsidP="004034AF">
      <w:pPr>
        <w:jc w:val="center"/>
        <w:rPr>
          <w:rFonts w:ascii="Times New Roman" w:hAnsi="Times New Roman" w:cs="Times New Roman"/>
          <w:sz w:val="24"/>
          <w:szCs w:val="24"/>
        </w:rPr>
      </w:pPr>
      <w:r w:rsidRPr="004034AF">
        <w:rPr>
          <w:rFonts w:ascii="Times New Roman" w:hAnsi="Times New Roman" w:cs="Times New Roman"/>
          <w:noProof/>
          <w:sz w:val="24"/>
          <w:szCs w:val="24"/>
        </w:rPr>
        <w:drawing>
          <wp:inline distT="0" distB="0" distL="0" distR="0" wp14:anchorId="2289DE09" wp14:editId="459D932D">
            <wp:extent cx="4339773" cy="2311400"/>
            <wp:effectExtent l="0" t="0" r="3810" b="0"/>
            <wp:docPr id="2931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235" name=""/>
                    <pic:cNvPicPr/>
                  </pic:nvPicPr>
                  <pic:blipFill>
                    <a:blip r:embed="rId13"/>
                    <a:stretch>
                      <a:fillRect/>
                    </a:stretch>
                  </pic:blipFill>
                  <pic:spPr>
                    <a:xfrm>
                      <a:off x="0" y="0"/>
                      <a:ext cx="4352375" cy="2318112"/>
                    </a:xfrm>
                    <a:prstGeom prst="rect">
                      <a:avLst/>
                    </a:prstGeom>
                  </pic:spPr>
                </pic:pic>
              </a:graphicData>
            </a:graphic>
          </wp:inline>
        </w:drawing>
      </w:r>
    </w:p>
    <w:p w14:paraId="7C941814" w14:textId="016E5372" w:rsidR="006E061C" w:rsidRDefault="006E061C" w:rsidP="004034AF">
      <w:pPr>
        <w:jc w:val="center"/>
        <w:rPr>
          <w:rFonts w:ascii="Times New Roman" w:hAnsi="Times New Roman" w:cs="Times New Roman"/>
          <w:sz w:val="24"/>
          <w:szCs w:val="24"/>
        </w:rPr>
      </w:pPr>
      <w:r>
        <w:rPr>
          <w:rFonts w:ascii="Times New Roman" w:hAnsi="Times New Roman" w:cs="Times New Roman"/>
          <w:sz w:val="24"/>
          <w:szCs w:val="24"/>
        </w:rPr>
        <w:t>Fig .5</w:t>
      </w:r>
      <w:r w:rsidR="00C27275">
        <w:rPr>
          <w:rFonts w:ascii="Times New Roman" w:hAnsi="Times New Roman" w:cs="Times New Roman"/>
          <w:sz w:val="24"/>
          <w:szCs w:val="24"/>
        </w:rPr>
        <w:t xml:space="preserve"> </w:t>
      </w:r>
      <w:r w:rsidR="005B06B5">
        <w:rPr>
          <w:rFonts w:ascii="Times New Roman" w:hAnsi="Times New Roman" w:cs="Times New Roman"/>
          <w:sz w:val="24"/>
          <w:szCs w:val="24"/>
        </w:rPr>
        <w:t xml:space="preserve">Profile </w:t>
      </w:r>
      <w:r w:rsidR="00C27275">
        <w:rPr>
          <w:rFonts w:ascii="Times New Roman" w:hAnsi="Times New Roman" w:cs="Times New Roman"/>
          <w:sz w:val="24"/>
          <w:szCs w:val="24"/>
        </w:rPr>
        <w:t xml:space="preserve">of </w:t>
      </w:r>
      <w:r w:rsidR="005B06B5">
        <w:rPr>
          <w:rFonts w:ascii="Times New Roman" w:hAnsi="Times New Roman" w:cs="Times New Roman"/>
          <w:sz w:val="24"/>
          <w:szCs w:val="24"/>
        </w:rPr>
        <w:t>Fuel Cell (a) Current (b) Voltage (c) Power under different load variations</w:t>
      </w:r>
    </w:p>
    <w:p w14:paraId="60AD4B4F" w14:textId="667F16B1" w:rsidR="002E746C" w:rsidRDefault="002E746C" w:rsidP="002E746C">
      <w:pPr>
        <w:rPr>
          <w:rFonts w:ascii="Times New Roman" w:hAnsi="Times New Roman" w:cs="Times New Roman"/>
          <w:sz w:val="24"/>
          <w:szCs w:val="24"/>
        </w:rPr>
      </w:pPr>
      <w:r>
        <w:rPr>
          <w:rFonts w:ascii="Times New Roman" w:hAnsi="Times New Roman" w:cs="Times New Roman"/>
          <w:sz w:val="24"/>
          <w:szCs w:val="24"/>
        </w:rPr>
        <w:t>From the above graphs of Current, Voltage, Power with time it is noted that at 28 sec the current is high</w:t>
      </w:r>
      <w:r w:rsidR="00A32DD1">
        <w:rPr>
          <w:rFonts w:ascii="Times New Roman" w:hAnsi="Times New Roman" w:cs="Times New Roman"/>
          <w:sz w:val="24"/>
          <w:szCs w:val="24"/>
        </w:rPr>
        <w:t>,</w:t>
      </w:r>
      <w:r>
        <w:rPr>
          <w:rFonts w:ascii="Times New Roman" w:hAnsi="Times New Roman" w:cs="Times New Roman"/>
          <w:sz w:val="24"/>
          <w:szCs w:val="24"/>
        </w:rPr>
        <w:t xml:space="preserve"> and the voltage is low</w:t>
      </w:r>
      <w:r w:rsidR="00A32DD1">
        <w:rPr>
          <w:rFonts w:ascii="Times New Roman" w:hAnsi="Times New Roman" w:cs="Times New Roman"/>
          <w:sz w:val="24"/>
          <w:szCs w:val="24"/>
        </w:rPr>
        <w:t>,</w:t>
      </w:r>
      <w:r>
        <w:rPr>
          <w:rFonts w:ascii="Times New Roman" w:hAnsi="Times New Roman" w:cs="Times New Roman"/>
          <w:sz w:val="24"/>
          <w:szCs w:val="24"/>
        </w:rPr>
        <w:t xml:space="preserve"> but the power is high.</w:t>
      </w:r>
      <w:r w:rsidR="00A5419D">
        <w:rPr>
          <w:rFonts w:ascii="Times New Roman" w:hAnsi="Times New Roman" w:cs="Times New Roman"/>
          <w:sz w:val="24"/>
          <w:szCs w:val="24"/>
        </w:rPr>
        <w:t xml:space="preserve"> </w:t>
      </w:r>
      <w:r>
        <w:rPr>
          <w:rFonts w:ascii="Times New Roman" w:hAnsi="Times New Roman" w:cs="Times New Roman"/>
          <w:sz w:val="24"/>
          <w:szCs w:val="24"/>
        </w:rPr>
        <w:t xml:space="preserve">From this, The power is Directly proportional to Current and </w:t>
      </w:r>
      <w:r w:rsidR="00A5419D">
        <w:rPr>
          <w:rFonts w:ascii="Times New Roman" w:hAnsi="Times New Roman" w:cs="Times New Roman"/>
          <w:sz w:val="24"/>
          <w:szCs w:val="24"/>
        </w:rPr>
        <w:t>Inversely</w:t>
      </w:r>
      <w:r>
        <w:rPr>
          <w:rFonts w:ascii="Times New Roman" w:hAnsi="Times New Roman" w:cs="Times New Roman"/>
          <w:sz w:val="24"/>
          <w:szCs w:val="24"/>
        </w:rPr>
        <w:t xml:space="preserve"> </w:t>
      </w:r>
      <w:r w:rsidR="009F4F6B">
        <w:rPr>
          <w:rFonts w:ascii="Times New Roman" w:hAnsi="Times New Roman" w:cs="Times New Roman"/>
          <w:sz w:val="24"/>
          <w:szCs w:val="24"/>
        </w:rPr>
        <w:t>Proportional</w:t>
      </w:r>
      <w:r>
        <w:rPr>
          <w:rFonts w:ascii="Times New Roman" w:hAnsi="Times New Roman" w:cs="Times New Roman"/>
          <w:sz w:val="24"/>
          <w:szCs w:val="24"/>
        </w:rPr>
        <w:t xml:space="preserve"> to Voltage Under different Loads.</w:t>
      </w:r>
      <w:r w:rsidR="00605C00">
        <w:rPr>
          <w:rFonts w:ascii="Times New Roman" w:hAnsi="Times New Roman" w:cs="Times New Roman"/>
          <w:sz w:val="24"/>
          <w:szCs w:val="24"/>
        </w:rPr>
        <w:t>[8</w:t>
      </w:r>
      <w:r w:rsidR="006219BB">
        <w:rPr>
          <w:rFonts w:ascii="Times New Roman" w:hAnsi="Times New Roman" w:cs="Times New Roman"/>
          <w:sz w:val="24"/>
          <w:szCs w:val="24"/>
        </w:rPr>
        <w:t>,21</w:t>
      </w:r>
      <w:r w:rsidR="00605C00">
        <w:rPr>
          <w:rFonts w:ascii="Times New Roman" w:hAnsi="Times New Roman" w:cs="Times New Roman"/>
          <w:sz w:val="24"/>
          <w:szCs w:val="24"/>
        </w:rPr>
        <w:t>]</w:t>
      </w:r>
    </w:p>
    <w:p w14:paraId="30A5591F" w14:textId="6380A906" w:rsidR="00161F3B" w:rsidRDefault="00161F3B" w:rsidP="004034AF">
      <w:pPr>
        <w:jc w:val="center"/>
        <w:rPr>
          <w:rFonts w:ascii="Times New Roman" w:hAnsi="Times New Roman" w:cs="Times New Roman"/>
          <w:sz w:val="24"/>
          <w:szCs w:val="24"/>
        </w:rPr>
      </w:pPr>
      <w:r>
        <w:rPr>
          <w:rFonts w:ascii="Times New Roman" w:hAnsi="Times New Roman" w:cs="Times New Roman"/>
          <w:sz w:val="24"/>
          <w:szCs w:val="24"/>
        </w:rPr>
        <w:lastRenderedPageBreak/>
        <w:t>Fuel Cell Pa</w:t>
      </w:r>
      <w:r w:rsidR="001E2B95">
        <w:rPr>
          <w:rFonts w:ascii="Times New Roman" w:hAnsi="Times New Roman" w:cs="Times New Roman"/>
          <w:sz w:val="24"/>
          <w:szCs w:val="24"/>
        </w:rPr>
        <w:t>rameters</w:t>
      </w:r>
    </w:p>
    <w:tbl>
      <w:tblPr>
        <w:tblStyle w:val="TableGrid"/>
        <w:tblW w:w="0" w:type="auto"/>
        <w:tblLook w:val="04A0" w:firstRow="1" w:lastRow="0" w:firstColumn="1" w:lastColumn="0" w:noHBand="0" w:noVBand="1"/>
      </w:tblPr>
      <w:tblGrid>
        <w:gridCol w:w="3397"/>
        <w:gridCol w:w="1134"/>
        <w:gridCol w:w="426"/>
        <w:gridCol w:w="3969"/>
        <w:gridCol w:w="1836"/>
      </w:tblGrid>
      <w:tr w:rsidR="00B23F26" w14:paraId="6D336091" w14:textId="77777777" w:rsidTr="00161F3B">
        <w:tc>
          <w:tcPr>
            <w:tcW w:w="3397" w:type="dxa"/>
            <w:tcBorders>
              <w:bottom w:val="single" w:sz="4" w:space="0" w:color="auto"/>
              <w:right w:val="nil"/>
            </w:tcBorders>
          </w:tcPr>
          <w:p w14:paraId="15F131E1" w14:textId="0E0B66B0" w:rsidR="00B23F26" w:rsidRPr="00161F3B" w:rsidRDefault="00E768D6" w:rsidP="002D0394">
            <w:pPr>
              <w:rPr>
                <w:rFonts w:ascii="Times New Roman" w:hAnsi="Times New Roman" w:cs="Times New Roman"/>
                <w:b/>
                <w:sz w:val="24"/>
                <w:szCs w:val="24"/>
              </w:rPr>
            </w:pPr>
            <w:r w:rsidRPr="00161F3B">
              <w:rPr>
                <w:rFonts w:ascii="Times New Roman" w:hAnsi="Times New Roman" w:cs="Times New Roman"/>
                <w:b/>
                <w:sz w:val="24"/>
                <w:szCs w:val="24"/>
              </w:rPr>
              <w:t>Parameters</w:t>
            </w:r>
          </w:p>
        </w:tc>
        <w:tc>
          <w:tcPr>
            <w:tcW w:w="1134" w:type="dxa"/>
            <w:tcBorders>
              <w:left w:val="nil"/>
              <w:bottom w:val="single" w:sz="4" w:space="0" w:color="auto"/>
              <w:right w:val="nil"/>
            </w:tcBorders>
          </w:tcPr>
          <w:p w14:paraId="611333F1" w14:textId="1108D58F" w:rsidR="00B23F26" w:rsidRDefault="00161F3B" w:rsidP="002D0394">
            <w:pPr>
              <w:rPr>
                <w:rFonts w:ascii="Times New Roman" w:hAnsi="Times New Roman" w:cs="Times New Roman"/>
                <w:b/>
                <w:sz w:val="24"/>
                <w:szCs w:val="24"/>
              </w:rPr>
            </w:pPr>
            <w:r>
              <w:rPr>
                <w:rFonts w:ascii="Times New Roman" w:hAnsi="Times New Roman" w:cs="Times New Roman"/>
                <w:b/>
                <w:bCs/>
                <w:sz w:val="24"/>
                <w:szCs w:val="24"/>
              </w:rPr>
              <w:t xml:space="preserve">Value </w:t>
            </w:r>
          </w:p>
        </w:tc>
        <w:tc>
          <w:tcPr>
            <w:tcW w:w="426" w:type="dxa"/>
            <w:tcBorders>
              <w:left w:val="nil"/>
              <w:bottom w:val="single" w:sz="4" w:space="0" w:color="auto"/>
              <w:right w:val="nil"/>
            </w:tcBorders>
          </w:tcPr>
          <w:p w14:paraId="38BC8F06" w14:textId="77777777" w:rsidR="00B23F26" w:rsidRDefault="00B23F26" w:rsidP="002D0394">
            <w:pPr>
              <w:rPr>
                <w:rFonts w:ascii="Times New Roman" w:hAnsi="Times New Roman" w:cs="Times New Roman"/>
                <w:sz w:val="24"/>
                <w:szCs w:val="24"/>
              </w:rPr>
            </w:pPr>
          </w:p>
        </w:tc>
        <w:tc>
          <w:tcPr>
            <w:tcW w:w="3969" w:type="dxa"/>
            <w:tcBorders>
              <w:left w:val="nil"/>
              <w:bottom w:val="single" w:sz="4" w:space="0" w:color="auto"/>
              <w:right w:val="nil"/>
            </w:tcBorders>
          </w:tcPr>
          <w:p w14:paraId="34C7B74A" w14:textId="162F52A9" w:rsidR="00B23F26" w:rsidRDefault="005C43A1" w:rsidP="002D0394">
            <w:pPr>
              <w:rPr>
                <w:rFonts w:ascii="Times New Roman" w:hAnsi="Times New Roman" w:cs="Times New Roman"/>
                <w:sz w:val="24"/>
                <w:szCs w:val="24"/>
              </w:rPr>
            </w:pPr>
            <w:r w:rsidRPr="00161F3B">
              <w:rPr>
                <w:rFonts w:ascii="Times New Roman" w:hAnsi="Times New Roman" w:cs="Times New Roman"/>
                <w:b/>
                <w:bCs/>
                <w:sz w:val="24"/>
                <w:szCs w:val="24"/>
              </w:rPr>
              <w:t>Parameters</w:t>
            </w:r>
          </w:p>
        </w:tc>
        <w:tc>
          <w:tcPr>
            <w:tcW w:w="1836" w:type="dxa"/>
            <w:tcBorders>
              <w:left w:val="nil"/>
              <w:bottom w:val="single" w:sz="4" w:space="0" w:color="auto"/>
            </w:tcBorders>
          </w:tcPr>
          <w:p w14:paraId="6CCF711D" w14:textId="17DC31DE" w:rsidR="00B23F26" w:rsidRDefault="00161F3B" w:rsidP="002D0394">
            <w:pPr>
              <w:rPr>
                <w:rFonts w:ascii="Times New Roman" w:hAnsi="Times New Roman" w:cs="Times New Roman"/>
                <w:sz w:val="24"/>
                <w:szCs w:val="24"/>
              </w:rPr>
            </w:pPr>
            <w:r>
              <w:rPr>
                <w:rFonts w:ascii="Times New Roman" w:hAnsi="Times New Roman" w:cs="Times New Roman"/>
                <w:b/>
                <w:bCs/>
                <w:sz w:val="24"/>
                <w:szCs w:val="24"/>
              </w:rPr>
              <w:t>Value</w:t>
            </w:r>
          </w:p>
        </w:tc>
      </w:tr>
      <w:tr w:rsidR="00B23F26" w14:paraId="7A881A39" w14:textId="77777777" w:rsidTr="00161F3B">
        <w:tc>
          <w:tcPr>
            <w:tcW w:w="3397" w:type="dxa"/>
            <w:tcBorders>
              <w:bottom w:val="nil"/>
              <w:right w:val="nil"/>
            </w:tcBorders>
          </w:tcPr>
          <w:p w14:paraId="670C7E67" w14:textId="0B76873F" w:rsidR="00B23F26" w:rsidRDefault="00B23F26" w:rsidP="002D0394">
            <w:pPr>
              <w:rPr>
                <w:rFonts w:ascii="Times New Roman" w:hAnsi="Times New Roman" w:cs="Times New Roman"/>
                <w:sz w:val="24"/>
                <w:szCs w:val="24"/>
              </w:rPr>
            </w:pPr>
            <w:r>
              <w:rPr>
                <w:rFonts w:ascii="Times New Roman" w:hAnsi="Times New Roman" w:cs="Times New Roman"/>
                <w:sz w:val="24"/>
                <w:szCs w:val="24"/>
              </w:rPr>
              <w:t>Anode volume,</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oMath>
          </w:p>
        </w:tc>
        <w:tc>
          <w:tcPr>
            <w:tcW w:w="1134" w:type="dxa"/>
            <w:tcBorders>
              <w:left w:val="nil"/>
              <w:bottom w:val="nil"/>
              <w:right w:val="nil"/>
            </w:tcBorders>
          </w:tcPr>
          <w:p w14:paraId="655A2CA0" w14:textId="6A2CD33F" w:rsidR="00B23F26" w:rsidRDefault="00B23F26" w:rsidP="002D0394">
            <w:pPr>
              <w:rPr>
                <w:rFonts w:ascii="Times New Roman" w:hAnsi="Times New Roman" w:cs="Times New Roman"/>
                <w:sz w:val="24"/>
                <w:szCs w:val="24"/>
              </w:rPr>
            </w:pPr>
            <w:r w:rsidRPr="005378DB">
              <w:rPr>
                <w:rFonts w:ascii="Times New Roman" w:hAnsi="Times New Roman" w:cs="Times New Roman"/>
                <w:sz w:val="24"/>
                <w:szCs w:val="24"/>
              </w:rPr>
              <w:t>6.495</w:t>
            </w:r>
          </w:p>
        </w:tc>
        <w:tc>
          <w:tcPr>
            <w:tcW w:w="426" w:type="dxa"/>
            <w:tcBorders>
              <w:left w:val="nil"/>
              <w:bottom w:val="nil"/>
              <w:right w:val="nil"/>
            </w:tcBorders>
          </w:tcPr>
          <w:p w14:paraId="4F6EF5F4" w14:textId="77777777" w:rsidR="00B23F26" w:rsidRDefault="00B23F26" w:rsidP="002D0394">
            <w:pPr>
              <w:rPr>
                <w:rFonts w:ascii="Times New Roman" w:hAnsi="Times New Roman" w:cs="Times New Roman"/>
                <w:sz w:val="24"/>
                <w:szCs w:val="24"/>
              </w:rPr>
            </w:pPr>
          </w:p>
        </w:tc>
        <w:tc>
          <w:tcPr>
            <w:tcW w:w="3969" w:type="dxa"/>
            <w:tcBorders>
              <w:left w:val="nil"/>
              <w:bottom w:val="nil"/>
              <w:right w:val="nil"/>
            </w:tcBorders>
          </w:tcPr>
          <w:p w14:paraId="6EDE66D5" w14:textId="101EA4FC" w:rsidR="00B23F26" w:rsidRDefault="004F1CE0" w:rsidP="002D0394">
            <w:pPr>
              <w:rPr>
                <w:rFonts w:ascii="Times New Roman" w:hAnsi="Times New Roman" w:cs="Times New Roman"/>
                <w:sz w:val="24"/>
                <w:szCs w:val="24"/>
              </w:rPr>
            </w:pPr>
            <w:r w:rsidRPr="005378DB">
              <w:rPr>
                <w:rFonts w:ascii="Times New Roman" w:hAnsi="Times New Roman" w:cs="Times New Roman"/>
                <w:sz w:val="24"/>
                <w:szCs w:val="24"/>
              </w:rPr>
              <w:t>Mole fraction of H2</w:t>
            </w:r>
            <w:r w:rsidR="00EC6A02">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sub>
              </m:sSub>
            </m:oMath>
          </w:p>
        </w:tc>
        <w:tc>
          <w:tcPr>
            <w:tcW w:w="1836" w:type="dxa"/>
            <w:tcBorders>
              <w:left w:val="nil"/>
              <w:bottom w:val="nil"/>
            </w:tcBorders>
          </w:tcPr>
          <w:p w14:paraId="651BE75F" w14:textId="2CDAE7A2" w:rsidR="00B23F26" w:rsidRDefault="003D57CB" w:rsidP="002D0394">
            <w:pPr>
              <w:rPr>
                <w:rFonts w:ascii="Times New Roman" w:hAnsi="Times New Roman" w:cs="Times New Roman"/>
                <w:sz w:val="24"/>
                <w:szCs w:val="24"/>
              </w:rPr>
            </w:pPr>
            <w:r>
              <w:rPr>
                <w:rFonts w:ascii="Times New Roman" w:hAnsi="Times New Roman" w:cs="Times New Roman"/>
                <w:sz w:val="24"/>
                <w:szCs w:val="24"/>
              </w:rPr>
              <w:t>0.99</w:t>
            </w:r>
          </w:p>
        </w:tc>
      </w:tr>
      <w:tr w:rsidR="00B23F26" w14:paraId="3C212C0E" w14:textId="77777777" w:rsidTr="00161F3B">
        <w:tc>
          <w:tcPr>
            <w:tcW w:w="3397" w:type="dxa"/>
            <w:tcBorders>
              <w:top w:val="nil"/>
              <w:bottom w:val="nil"/>
              <w:right w:val="nil"/>
            </w:tcBorders>
          </w:tcPr>
          <w:p w14:paraId="5263006E" w14:textId="2297F672" w:rsidR="00B23F26" w:rsidRDefault="00B23F26" w:rsidP="002D0394">
            <w:pPr>
              <w:rPr>
                <w:rFonts w:ascii="Times New Roman" w:hAnsi="Times New Roman" w:cs="Times New Roman"/>
                <w:sz w:val="24"/>
                <w:szCs w:val="24"/>
              </w:rPr>
            </w:pPr>
            <w:r>
              <w:rPr>
                <w:rFonts w:ascii="Times New Roman" w:hAnsi="Times New Roman" w:cs="Times New Roman"/>
                <w:sz w:val="24"/>
                <w:szCs w:val="24"/>
              </w:rPr>
              <w:t>Cathode volume,</w:t>
            </w:r>
            <w:r w:rsidR="00682449"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p>
        </w:tc>
        <w:tc>
          <w:tcPr>
            <w:tcW w:w="1134" w:type="dxa"/>
            <w:tcBorders>
              <w:top w:val="nil"/>
              <w:left w:val="nil"/>
              <w:bottom w:val="nil"/>
              <w:right w:val="nil"/>
            </w:tcBorders>
          </w:tcPr>
          <w:p w14:paraId="3B146263" w14:textId="150EE820" w:rsidR="00B23F26" w:rsidRDefault="00183620" w:rsidP="002D0394">
            <w:pPr>
              <w:rPr>
                <w:rFonts w:ascii="Times New Roman" w:hAnsi="Times New Roman" w:cs="Times New Roman"/>
                <w:sz w:val="24"/>
                <w:szCs w:val="24"/>
              </w:rPr>
            </w:pPr>
            <w:r>
              <w:rPr>
                <w:rFonts w:ascii="Times New Roman" w:hAnsi="Times New Roman" w:cs="Times New Roman"/>
                <w:sz w:val="24"/>
                <w:szCs w:val="24"/>
              </w:rPr>
              <w:t>12.96</w:t>
            </w:r>
          </w:p>
        </w:tc>
        <w:tc>
          <w:tcPr>
            <w:tcW w:w="426" w:type="dxa"/>
            <w:tcBorders>
              <w:top w:val="nil"/>
              <w:left w:val="nil"/>
              <w:bottom w:val="nil"/>
              <w:right w:val="nil"/>
            </w:tcBorders>
          </w:tcPr>
          <w:p w14:paraId="180F556C"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1F4CC177" w14:textId="45CE22ED" w:rsidR="00B23F26" w:rsidRDefault="004F1CE0" w:rsidP="002D0394">
            <w:pPr>
              <w:rPr>
                <w:rFonts w:ascii="Times New Roman" w:hAnsi="Times New Roman" w:cs="Times New Roman"/>
                <w:sz w:val="24"/>
                <w:szCs w:val="24"/>
              </w:rPr>
            </w:pPr>
            <w:r w:rsidRPr="005378DB">
              <w:rPr>
                <w:rFonts w:ascii="Times New Roman" w:hAnsi="Times New Roman" w:cs="Times New Roman"/>
                <w:sz w:val="24"/>
                <w:szCs w:val="24"/>
              </w:rPr>
              <w:t xml:space="preserve">Mole fraction of </w:t>
            </w:r>
            <w:r>
              <w:rPr>
                <w:rFonts w:ascii="Times New Roman" w:hAnsi="Times New Roman" w:cs="Times New Roman"/>
                <w:sz w:val="24"/>
                <w:szCs w:val="24"/>
              </w:rPr>
              <w:t>O</w:t>
            </w:r>
            <w:r w:rsidRPr="005378DB">
              <w:rPr>
                <w:rFonts w:ascii="Times New Roman" w:hAnsi="Times New Roman" w:cs="Times New Roman"/>
                <w:sz w:val="24"/>
                <w:szCs w:val="24"/>
              </w:rPr>
              <w:t>2</w:t>
            </w:r>
            <w:r w:rsidR="00EC6A02">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sub>
              </m:sSub>
            </m:oMath>
          </w:p>
        </w:tc>
        <w:tc>
          <w:tcPr>
            <w:tcW w:w="1836" w:type="dxa"/>
            <w:tcBorders>
              <w:top w:val="nil"/>
              <w:left w:val="nil"/>
              <w:bottom w:val="nil"/>
            </w:tcBorders>
          </w:tcPr>
          <w:p w14:paraId="5EA6B2AB" w14:textId="31A7D65A" w:rsidR="00B23F26" w:rsidRDefault="003D57CB" w:rsidP="002D0394">
            <w:pPr>
              <w:rPr>
                <w:rFonts w:ascii="Times New Roman" w:hAnsi="Times New Roman" w:cs="Times New Roman"/>
                <w:sz w:val="24"/>
                <w:szCs w:val="24"/>
              </w:rPr>
            </w:pPr>
            <w:r>
              <w:rPr>
                <w:rFonts w:ascii="Times New Roman" w:hAnsi="Times New Roman" w:cs="Times New Roman"/>
                <w:sz w:val="24"/>
                <w:szCs w:val="24"/>
              </w:rPr>
              <w:t>0.21</w:t>
            </w:r>
          </w:p>
        </w:tc>
      </w:tr>
      <w:tr w:rsidR="00B23F26" w14:paraId="1BD95BD3" w14:textId="77777777" w:rsidTr="00161F3B">
        <w:tc>
          <w:tcPr>
            <w:tcW w:w="3397" w:type="dxa"/>
            <w:tcBorders>
              <w:top w:val="nil"/>
              <w:bottom w:val="nil"/>
              <w:right w:val="nil"/>
            </w:tcBorders>
          </w:tcPr>
          <w:p w14:paraId="5FA3D812" w14:textId="3F5C6DE8" w:rsidR="00B23F26" w:rsidRDefault="00B23F26" w:rsidP="002D0394">
            <w:pPr>
              <w:rPr>
                <w:rFonts w:ascii="Times New Roman" w:hAnsi="Times New Roman" w:cs="Times New Roman"/>
                <w:sz w:val="24"/>
                <w:szCs w:val="24"/>
              </w:rPr>
            </w:pPr>
            <w:r>
              <w:rPr>
                <w:rFonts w:ascii="Times New Roman" w:hAnsi="Times New Roman" w:cs="Times New Roman"/>
                <w:sz w:val="24"/>
                <w:szCs w:val="24"/>
              </w:rPr>
              <w:t xml:space="preserve"> Fuel Cell active area</w:t>
            </w:r>
            <w:r w:rsidR="00682449">
              <w:rPr>
                <w:rFonts w:ascii="Times New Roman" w:hAnsi="Times New Roman" w:cs="Times New Roman"/>
                <w:sz w:val="24"/>
                <w:szCs w:val="24"/>
              </w:rPr>
              <w:t>,</w:t>
            </w:r>
            <w:r w:rsidR="00682449"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fc</m:t>
                  </m:r>
                </m:sub>
              </m:sSub>
            </m:oMath>
          </w:p>
        </w:tc>
        <w:tc>
          <w:tcPr>
            <w:tcW w:w="1134" w:type="dxa"/>
            <w:tcBorders>
              <w:top w:val="nil"/>
              <w:left w:val="nil"/>
              <w:bottom w:val="nil"/>
              <w:right w:val="nil"/>
            </w:tcBorders>
          </w:tcPr>
          <w:p w14:paraId="2BA51337" w14:textId="0F76D730" w:rsidR="00B23F26" w:rsidRDefault="00183620" w:rsidP="002D0394">
            <w:pPr>
              <w:rPr>
                <w:rFonts w:ascii="Times New Roman" w:hAnsi="Times New Roman" w:cs="Times New Roman"/>
                <w:sz w:val="24"/>
                <w:szCs w:val="24"/>
              </w:rPr>
            </w:pPr>
            <w:r>
              <w:rPr>
                <w:rFonts w:ascii="Times New Roman" w:hAnsi="Times New Roman" w:cs="Times New Roman"/>
                <w:sz w:val="24"/>
                <w:szCs w:val="24"/>
              </w:rPr>
              <w:t>232.0</w:t>
            </w:r>
          </w:p>
        </w:tc>
        <w:tc>
          <w:tcPr>
            <w:tcW w:w="426" w:type="dxa"/>
            <w:tcBorders>
              <w:top w:val="nil"/>
              <w:left w:val="nil"/>
              <w:bottom w:val="nil"/>
              <w:right w:val="nil"/>
            </w:tcBorders>
          </w:tcPr>
          <w:p w14:paraId="76DEF54D"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62758062" w14:textId="5DD169A1" w:rsidR="00B23F26" w:rsidRDefault="004F1CE0" w:rsidP="002D0394">
            <w:pPr>
              <w:rPr>
                <w:rFonts w:ascii="Times New Roman" w:hAnsi="Times New Roman" w:cs="Times New Roman"/>
                <w:sz w:val="24"/>
                <w:szCs w:val="24"/>
              </w:rPr>
            </w:pPr>
            <w:r w:rsidRPr="005378DB">
              <w:rPr>
                <w:rFonts w:ascii="Times New Roman" w:hAnsi="Times New Roman" w:cs="Times New Roman"/>
                <w:sz w:val="24"/>
                <w:szCs w:val="24"/>
              </w:rPr>
              <w:t>Mole fraction of N2</w:t>
            </w:r>
            <w:r w:rsidR="001D180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b>
              </m:sSub>
            </m:oMath>
          </w:p>
        </w:tc>
        <w:tc>
          <w:tcPr>
            <w:tcW w:w="1836" w:type="dxa"/>
            <w:tcBorders>
              <w:top w:val="nil"/>
              <w:left w:val="nil"/>
              <w:bottom w:val="nil"/>
            </w:tcBorders>
          </w:tcPr>
          <w:p w14:paraId="50CB21B7" w14:textId="4DD216EC" w:rsidR="00B23F26" w:rsidRDefault="003D57CB" w:rsidP="002D0394">
            <w:pPr>
              <w:rPr>
                <w:rFonts w:ascii="Times New Roman" w:hAnsi="Times New Roman" w:cs="Times New Roman"/>
                <w:sz w:val="24"/>
                <w:szCs w:val="24"/>
              </w:rPr>
            </w:pPr>
            <w:r>
              <w:rPr>
                <w:rFonts w:ascii="Times New Roman" w:hAnsi="Times New Roman" w:cs="Times New Roman"/>
                <w:sz w:val="24"/>
                <w:szCs w:val="24"/>
              </w:rPr>
              <w:t>0.79</w:t>
            </w:r>
          </w:p>
        </w:tc>
      </w:tr>
      <w:tr w:rsidR="00B23F26" w14:paraId="73D8ADC2" w14:textId="77777777" w:rsidTr="00161F3B">
        <w:tc>
          <w:tcPr>
            <w:tcW w:w="3397" w:type="dxa"/>
            <w:tcBorders>
              <w:top w:val="nil"/>
              <w:bottom w:val="nil"/>
              <w:right w:val="nil"/>
            </w:tcBorders>
          </w:tcPr>
          <w:p w14:paraId="7CA4682B" w14:textId="6B3AB563" w:rsidR="00B23F26" w:rsidRDefault="0094190A" w:rsidP="002D039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m:oMathPara>
          </w:p>
        </w:tc>
        <w:tc>
          <w:tcPr>
            <w:tcW w:w="1134" w:type="dxa"/>
            <w:tcBorders>
              <w:top w:val="nil"/>
              <w:left w:val="nil"/>
              <w:bottom w:val="nil"/>
              <w:right w:val="nil"/>
            </w:tcBorders>
          </w:tcPr>
          <w:p w14:paraId="4A3D3481" w14:textId="18739D9C" w:rsidR="00B23F26" w:rsidRDefault="00183620" w:rsidP="002D0394">
            <w:pPr>
              <w:rPr>
                <w:rFonts w:ascii="Times New Roman" w:hAnsi="Times New Roman" w:cs="Times New Roman"/>
                <w:sz w:val="24"/>
                <w:szCs w:val="24"/>
              </w:rPr>
            </w:pPr>
            <w:r>
              <w:rPr>
                <w:rFonts w:ascii="Times New Roman" w:hAnsi="Times New Roman" w:cs="Times New Roman"/>
                <w:sz w:val="24"/>
                <w:szCs w:val="24"/>
              </w:rPr>
              <w:t>1.2684</w:t>
            </w:r>
          </w:p>
        </w:tc>
        <w:tc>
          <w:tcPr>
            <w:tcW w:w="426" w:type="dxa"/>
            <w:tcBorders>
              <w:top w:val="nil"/>
              <w:left w:val="nil"/>
              <w:bottom w:val="nil"/>
              <w:right w:val="nil"/>
            </w:tcBorders>
          </w:tcPr>
          <w:p w14:paraId="29140E82"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017D5C4F" w14:textId="3BE01617" w:rsidR="00B23F26" w:rsidRDefault="0094190A" w:rsidP="002D039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1836" w:type="dxa"/>
            <w:tcBorders>
              <w:top w:val="nil"/>
              <w:left w:val="nil"/>
              <w:bottom w:val="nil"/>
            </w:tcBorders>
          </w:tcPr>
          <w:p w14:paraId="414AF653" w14:textId="0882E86D" w:rsidR="00B23F26" w:rsidRDefault="006508EF" w:rsidP="002D0394">
            <w:pPr>
              <w:rPr>
                <w:rFonts w:ascii="Times New Roman" w:hAnsi="Times New Roman" w:cs="Times New Roman"/>
                <w:sz w:val="24"/>
                <w:szCs w:val="24"/>
              </w:rPr>
            </w:pPr>
            <w:r>
              <w:rPr>
                <w:rFonts w:ascii="Times New Roman" w:hAnsi="Times New Roman" w:cs="Times New Roman"/>
                <w:sz w:val="24"/>
                <w:szCs w:val="24"/>
              </w:rPr>
              <w:t>4</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-6</m:t>
                  </m:r>
                </m:sup>
              </m:sSup>
            </m:oMath>
          </w:p>
        </w:tc>
      </w:tr>
      <w:tr w:rsidR="00B23F26" w14:paraId="7DCB98A0" w14:textId="77777777" w:rsidTr="00161F3B">
        <w:tc>
          <w:tcPr>
            <w:tcW w:w="3397" w:type="dxa"/>
            <w:tcBorders>
              <w:top w:val="nil"/>
              <w:bottom w:val="nil"/>
              <w:right w:val="nil"/>
            </w:tcBorders>
          </w:tcPr>
          <w:p w14:paraId="5A8EEE73" w14:textId="27C65BD4" w:rsidR="00B23F26" w:rsidRDefault="00A96373" w:rsidP="002D0394">
            <w:pPr>
              <w:rPr>
                <w:rFonts w:ascii="Times New Roman" w:hAnsi="Times New Roman" w:cs="Times New Roman"/>
                <w:sz w:val="24"/>
                <w:szCs w:val="24"/>
              </w:rPr>
            </w:pPr>
            <w:r>
              <w:rPr>
                <w:rFonts w:ascii="Times New Roman" w:hAnsi="Times New Roman" w:cs="Times New Roman"/>
                <w:sz w:val="24"/>
                <w:szCs w:val="24"/>
              </w:rPr>
              <w:t>P</w:t>
            </w:r>
            <w:r w:rsidR="00B23F26">
              <w:rPr>
                <w:rFonts w:ascii="Times New Roman" w:hAnsi="Times New Roman" w:cs="Times New Roman"/>
                <w:sz w:val="24"/>
                <w:szCs w:val="24"/>
              </w:rPr>
              <w:t>ower output</w:t>
            </w:r>
            <w:r>
              <w:rPr>
                <w:rFonts w:ascii="Times New Roman" w:hAnsi="Times New Roman" w:cs="Times New Roman"/>
                <w:sz w:val="24"/>
                <w:szCs w:val="24"/>
              </w:rPr>
              <w:t>,</w:t>
            </w:r>
            <w:r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oMath>
          </w:p>
        </w:tc>
        <w:tc>
          <w:tcPr>
            <w:tcW w:w="1134" w:type="dxa"/>
            <w:tcBorders>
              <w:top w:val="nil"/>
              <w:left w:val="nil"/>
              <w:bottom w:val="nil"/>
              <w:right w:val="nil"/>
            </w:tcBorders>
          </w:tcPr>
          <w:p w14:paraId="385E9F19" w14:textId="5831C1B3" w:rsidR="00B23F26" w:rsidRDefault="00183620" w:rsidP="002D0394">
            <w:pPr>
              <w:rPr>
                <w:rFonts w:ascii="Times New Roman" w:hAnsi="Times New Roman" w:cs="Times New Roman"/>
                <w:sz w:val="24"/>
                <w:szCs w:val="24"/>
              </w:rPr>
            </w:pPr>
            <w:r>
              <w:rPr>
                <w:rFonts w:ascii="Times New Roman" w:hAnsi="Times New Roman" w:cs="Times New Roman"/>
                <w:sz w:val="24"/>
                <w:szCs w:val="24"/>
              </w:rPr>
              <w:t>101325</w:t>
            </w:r>
          </w:p>
        </w:tc>
        <w:tc>
          <w:tcPr>
            <w:tcW w:w="426" w:type="dxa"/>
            <w:tcBorders>
              <w:top w:val="nil"/>
              <w:left w:val="nil"/>
              <w:bottom w:val="nil"/>
              <w:right w:val="nil"/>
            </w:tcBorders>
          </w:tcPr>
          <w:p w14:paraId="210A5C73"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25895D81" w14:textId="3099DD77" w:rsidR="00B23F26" w:rsidRDefault="00682449" w:rsidP="002D0394">
            <w:pPr>
              <w:rPr>
                <w:rFonts w:ascii="Times New Roman" w:hAnsi="Times New Roman" w:cs="Times New Roman"/>
                <w:sz w:val="24"/>
                <w:szCs w:val="24"/>
              </w:rPr>
            </w:pPr>
            <w:r>
              <w:rPr>
                <w:rFonts w:ascii="Times New Roman" w:hAnsi="Times New Roman" w:cs="Times New Roman"/>
                <w:sz w:val="24"/>
                <w:szCs w:val="24"/>
              </w:rPr>
              <w:t>Constants in mass transfer Voltage</w:t>
            </w:r>
            <w:r w:rsidR="001D180C">
              <w:rPr>
                <w:rFonts w:ascii="Times New Roman" w:hAnsi="Times New Roman" w:cs="Times New Roman"/>
                <w:sz w:val="24"/>
                <w:szCs w:val="24"/>
              </w:rPr>
              <w:t>.</w:t>
            </w:r>
            <w:r w:rsidR="00971609">
              <w:rPr>
                <w:rFonts w:ascii="Times New Roman" w:hAnsi="Times New Roman" w:cs="Times New Roman"/>
                <w:sz w:val="24"/>
                <w:szCs w:val="24"/>
              </w:rPr>
              <w:t xml:space="preserve"> </w:t>
            </w:r>
            <w:r w:rsidR="001D180C">
              <w:rPr>
                <w:rFonts w:ascii="Times New Roman" w:hAnsi="Times New Roman" w:cs="Times New Roman"/>
                <w:sz w:val="24"/>
                <w:szCs w:val="24"/>
              </w:rPr>
              <w:t>m</w:t>
            </w:r>
          </w:p>
        </w:tc>
        <w:tc>
          <w:tcPr>
            <w:tcW w:w="1836" w:type="dxa"/>
            <w:tcBorders>
              <w:top w:val="nil"/>
              <w:left w:val="nil"/>
              <w:bottom w:val="nil"/>
            </w:tcBorders>
          </w:tcPr>
          <w:p w14:paraId="21D4DA68" w14:textId="401CF533" w:rsidR="00B23F26" w:rsidRDefault="006508EF" w:rsidP="002D0394">
            <w:pPr>
              <w:rPr>
                <w:rFonts w:ascii="Times New Roman" w:hAnsi="Times New Roman" w:cs="Times New Roman"/>
                <w:sz w:val="24"/>
                <w:szCs w:val="24"/>
              </w:rPr>
            </w:pPr>
            <w:r>
              <w:rPr>
                <w:rFonts w:ascii="Times New Roman" w:hAnsi="Times New Roman" w:cs="Times New Roman"/>
                <w:sz w:val="24"/>
                <w:szCs w:val="24"/>
              </w:rPr>
              <w:t>2.11</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-5</m:t>
                  </m:r>
                </m:sup>
              </m:sSup>
            </m:oMath>
          </w:p>
        </w:tc>
      </w:tr>
      <w:tr w:rsidR="00B23F26" w14:paraId="4BB950B4" w14:textId="77777777" w:rsidTr="00161F3B">
        <w:tc>
          <w:tcPr>
            <w:tcW w:w="3397" w:type="dxa"/>
            <w:tcBorders>
              <w:top w:val="nil"/>
              <w:bottom w:val="nil"/>
              <w:right w:val="nil"/>
            </w:tcBorders>
          </w:tcPr>
          <w:p w14:paraId="06AB31F5" w14:textId="289F5E71" w:rsidR="00B23F26" w:rsidRDefault="00B23F26" w:rsidP="002D0394">
            <w:pPr>
              <w:rPr>
                <w:rFonts w:ascii="Times New Roman" w:hAnsi="Times New Roman" w:cs="Times New Roman"/>
                <w:sz w:val="24"/>
                <w:szCs w:val="24"/>
              </w:rPr>
            </w:pPr>
            <w:r>
              <w:rPr>
                <w:rFonts w:ascii="Times New Roman" w:hAnsi="Times New Roman" w:cs="Times New Roman"/>
                <w:sz w:val="24"/>
                <w:szCs w:val="24"/>
              </w:rPr>
              <w:t>cell number</w:t>
            </w:r>
            <w:r w:rsidR="00A96373">
              <w:rPr>
                <w:rFonts w:ascii="Times New Roman" w:hAnsi="Times New Roman" w:cs="Times New Roman"/>
                <w:sz w:val="24"/>
                <w:szCs w:val="24"/>
              </w:rPr>
              <w:t>,</w:t>
            </w:r>
            <w:r w:rsidR="00971609">
              <w:rPr>
                <w:rFonts w:ascii="Times New Roman" w:hAnsi="Times New Roman" w:cs="Times New Roman"/>
                <w:sz w:val="24"/>
                <w:szCs w:val="24"/>
              </w:rPr>
              <w:t xml:space="preserve"> </w:t>
            </w:r>
            <w:r w:rsidR="00A96373">
              <w:rPr>
                <w:rFonts w:ascii="Times New Roman" w:hAnsi="Times New Roman" w:cs="Times New Roman"/>
                <w:sz w:val="24"/>
                <w:szCs w:val="24"/>
              </w:rPr>
              <w:t>N</w:t>
            </w:r>
          </w:p>
        </w:tc>
        <w:tc>
          <w:tcPr>
            <w:tcW w:w="1134" w:type="dxa"/>
            <w:tcBorders>
              <w:top w:val="nil"/>
              <w:left w:val="nil"/>
              <w:bottom w:val="nil"/>
              <w:right w:val="nil"/>
            </w:tcBorders>
          </w:tcPr>
          <w:p w14:paraId="70A832FB" w14:textId="5631555F" w:rsidR="00B23F26" w:rsidRDefault="00183620" w:rsidP="002D0394">
            <w:pPr>
              <w:rPr>
                <w:rFonts w:ascii="Times New Roman" w:hAnsi="Times New Roman" w:cs="Times New Roman"/>
                <w:sz w:val="24"/>
                <w:szCs w:val="24"/>
              </w:rPr>
            </w:pPr>
            <w:r>
              <w:rPr>
                <w:rFonts w:ascii="Times New Roman" w:hAnsi="Times New Roman" w:cs="Times New Roman"/>
                <w:sz w:val="24"/>
                <w:szCs w:val="24"/>
              </w:rPr>
              <w:t>35</w:t>
            </w:r>
          </w:p>
        </w:tc>
        <w:tc>
          <w:tcPr>
            <w:tcW w:w="426" w:type="dxa"/>
            <w:tcBorders>
              <w:top w:val="nil"/>
              <w:left w:val="nil"/>
              <w:bottom w:val="nil"/>
              <w:right w:val="nil"/>
            </w:tcBorders>
          </w:tcPr>
          <w:p w14:paraId="7FB8C31D"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6E221A28" w14:textId="2B667DE6" w:rsidR="00B23F26" w:rsidRDefault="001D180C" w:rsidP="002D0394">
            <w:pPr>
              <w:rPr>
                <w:rFonts w:ascii="Times New Roman" w:hAnsi="Times New Roman" w:cs="Times New Roman"/>
                <w:sz w:val="24"/>
                <w:szCs w:val="24"/>
              </w:rPr>
            </w:pPr>
            <w:r>
              <w:rPr>
                <w:rFonts w:ascii="Times New Roman" w:hAnsi="Times New Roman" w:cs="Times New Roman"/>
                <w:sz w:val="24"/>
                <w:szCs w:val="24"/>
              </w:rPr>
              <w:t>n</w:t>
            </w:r>
          </w:p>
        </w:tc>
        <w:tc>
          <w:tcPr>
            <w:tcW w:w="1836" w:type="dxa"/>
            <w:tcBorders>
              <w:top w:val="nil"/>
              <w:left w:val="nil"/>
              <w:bottom w:val="nil"/>
            </w:tcBorders>
          </w:tcPr>
          <w:p w14:paraId="2D525CA7" w14:textId="456B3DF3" w:rsidR="00B23F26" w:rsidRDefault="006508EF" w:rsidP="002D0394">
            <w:pPr>
              <w:rPr>
                <w:rFonts w:ascii="Times New Roman" w:hAnsi="Times New Roman" w:cs="Times New Roman"/>
                <w:sz w:val="24"/>
                <w:szCs w:val="24"/>
              </w:rPr>
            </w:pPr>
            <w:r>
              <w:rPr>
                <w:rFonts w:ascii="Times New Roman" w:hAnsi="Times New Roman" w:cs="Times New Roman"/>
                <w:sz w:val="24"/>
                <w:szCs w:val="24"/>
              </w:rPr>
              <w:t>0.008</w:t>
            </w:r>
          </w:p>
        </w:tc>
      </w:tr>
      <w:tr w:rsidR="00B23F26" w14:paraId="632C0989" w14:textId="77777777" w:rsidTr="00161F3B">
        <w:tc>
          <w:tcPr>
            <w:tcW w:w="3397" w:type="dxa"/>
            <w:tcBorders>
              <w:top w:val="nil"/>
              <w:bottom w:val="nil"/>
              <w:right w:val="nil"/>
            </w:tcBorders>
          </w:tcPr>
          <w:p w14:paraId="1F59E1A9" w14:textId="5EA99DF4" w:rsidR="00B23F26" w:rsidRDefault="00B23F26" w:rsidP="002D0394">
            <w:pPr>
              <w:rPr>
                <w:rFonts w:ascii="Times New Roman" w:hAnsi="Times New Roman" w:cs="Times New Roman"/>
                <w:sz w:val="24"/>
                <w:szCs w:val="24"/>
              </w:rPr>
            </w:pPr>
            <w:r w:rsidRPr="005378DB">
              <w:rPr>
                <w:rFonts w:ascii="Times New Roman" w:hAnsi="Times New Roman" w:cs="Times New Roman"/>
                <w:sz w:val="24"/>
                <w:szCs w:val="24"/>
              </w:rPr>
              <w:t>Universal Gas Constant</w:t>
            </w:r>
            <w:r w:rsidR="00A96373">
              <w:rPr>
                <w:rFonts w:ascii="Times New Roman" w:hAnsi="Times New Roman" w:cs="Times New Roman"/>
                <w:sz w:val="24"/>
                <w:szCs w:val="24"/>
              </w:rPr>
              <w:t>,</w:t>
            </w:r>
            <w:r w:rsidR="00971609">
              <w:rPr>
                <w:rFonts w:ascii="Times New Roman" w:hAnsi="Times New Roman" w:cs="Times New Roman"/>
                <w:sz w:val="24"/>
                <w:szCs w:val="24"/>
              </w:rPr>
              <w:t xml:space="preserve"> </w:t>
            </w:r>
            <w:r w:rsidR="00A96373">
              <w:rPr>
                <w:rFonts w:ascii="Times New Roman" w:hAnsi="Times New Roman" w:cs="Times New Roman"/>
                <w:sz w:val="24"/>
                <w:szCs w:val="24"/>
              </w:rPr>
              <w:t>R</w:t>
            </w:r>
          </w:p>
        </w:tc>
        <w:tc>
          <w:tcPr>
            <w:tcW w:w="1134" w:type="dxa"/>
            <w:tcBorders>
              <w:top w:val="nil"/>
              <w:left w:val="nil"/>
              <w:bottom w:val="nil"/>
              <w:right w:val="nil"/>
            </w:tcBorders>
          </w:tcPr>
          <w:p w14:paraId="5632C2D2" w14:textId="7ADE85E6" w:rsidR="00B23F26" w:rsidRDefault="00183620" w:rsidP="002D0394">
            <w:pPr>
              <w:rPr>
                <w:rFonts w:ascii="Times New Roman" w:hAnsi="Times New Roman" w:cs="Times New Roman"/>
                <w:sz w:val="24"/>
                <w:szCs w:val="24"/>
              </w:rPr>
            </w:pPr>
            <w:r>
              <w:rPr>
                <w:rFonts w:ascii="Times New Roman" w:hAnsi="Times New Roman" w:cs="Times New Roman"/>
                <w:sz w:val="24"/>
                <w:szCs w:val="24"/>
              </w:rPr>
              <w:t>8.314</w:t>
            </w:r>
          </w:p>
        </w:tc>
        <w:tc>
          <w:tcPr>
            <w:tcW w:w="426" w:type="dxa"/>
            <w:tcBorders>
              <w:top w:val="nil"/>
              <w:left w:val="nil"/>
              <w:bottom w:val="nil"/>
              <w:right w:val="nil"/>
            </w:tcBorders>
          </w:tcPr>
          <w:p w14:paraId="7468D57E"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74D32F7E" w14:textId="6ECB5D0D" w:rsidR="00B23F26" w:rsidRDefault="007D0E51" w:rsidP="002D0394">
            <w:pPr>
              <w:rPr>
                <w:rFonts w:ascii="Times New Roman" w:hAnsi="Times New Roman" w:cs="Times New Roman"/>
                <w:sz w:val="24"/>
                <w:szCs w:val="24"/>
              </w:rPr>
            </w:pPr>
            <w:r>
              <w:rPr>
                <w:rFonts w:ascii="Times New Roman" w:hAnsi="Times New Roman" w:cs="Times New Roman"/>
                <w:sz w:val="24"/>
                <w:szCs w:val="24"/>
              </w:rPr>
              <w:t>K</w:t>
            </w:r>
          </w:p>
        </w:tc>
        <w:tc>
          <w:tcPr>
            <w:tcW w:w="1836" w:type="dxa"/>
            <w:tcBorders>
              <w:top w:val="nil"/>
              <w:left w:val="nil"/>
              <w:bottom w:val="nil"/>
            </w:tcBorders>
          </w:tcPr>
          <w:p w14:paraId="64D1E431" w14:textId="0B013C3B" w:rsidR="00B23F26" w:rsidRPr="00944DDD" w:rsidRDefault="00011271" w:rsidP="002D0394">
            <w:pPr>
              <w:rPr>
                <w:rFonts w:ascii="Times New Roman" w:hAnsi="Times New Roman" w:cs="Times New Roman"/>
                <w:sz w:val="24"/>
                <w:szCs w:val="24"/>
              </w:rPr>
            </w:pPr>
            <m:oMathPara>
              <m:oMathParaPr>
                <m:jc m:val="left"/>
              </m:oMathParaPr>
              <m:oMath>
                <m:r>
                  <w:rPr>
                    <w:rFonts w:ascii="Cambria Math" w:hAnsi="Cambria Math" w:cs="Times New Roman"/>
                    <w:sz w:val="24"/>
                    <w:szCs w:val="24"/>
                  </w:rPr>
                  <m:t>N/(4*F)</m:t>
                </m:r>
              </m:oMath>
            </m:oMathPara>
          </w:p>
        </w:tc>
      </w:tr>
      <w:tr w:rsidR="00B23F26" w14:paraId="1C3F1280" w14:textId="77777777" w:rsidTr="00161F3B">
        <w:tc>
          <w:tcPr>
            <w:tcW w:w="3397" w:type="dxa"/>
            <w:tcBorders>
              <w:top w:val="nil"/>
              <w:bottom w:val="nil"/>
              <w:right w:val="nil"/>
            </w:tcBorders>
          </w:tcPr>
          <w:p w14:paraId="35F37CB0" w14:textId="2C1D9041" w:rsidR="00B23F26" w:rsidRDefault="00B23F26" w:rsidP="002D0394">
            <w:pPr>
              <w:rPr>
                <w:rFonts w:ascii="Times New Roman" w:hAnsi="Times New Roman" w:cs="Times New Roman"/>
                <w:sz w:val="24"/>
                <w:szCs w:val="24"/>
              </w:rPr>
            </w:pPr>
            <w:r>
              <w:rPr>
                <w:rFonts w:ascii="Times New Roman" w:hAnsi="Times New Roman" w:cs="Times New Roman"/>
                <w:sz w:val="24"/>
                <w:szCs w:val="24"/>
              </w:rPr>
              <w:t>Temperature</w:t>
            </w:r>
            <w:r w:rsidR="00A96373">
              <w:rPr>
                <w:rFonts w:ascii="Times New Roman" w:hAnsi="Times New Roman" w:cs="Times New Roman"/>
                <w:sz w:val="24"/>
                <w:szCs w:val="24"/>
              </w:rPr>
              <w:t>,</w:t>
            </w:r>
            <w:r w:rsidR="00971609">
              <w:rPr>
                <w:rFonts w:ascii="Times New Roman" w:hAnsi="Times New Roman" w:cs="Times New Roman"/>
                <w:sz w:val="24"/>
                <w:szCs w:val="24"/>
              </w:rPr>
              <w:t xml:space="preserve"> </w:t>
            </w:r>
            <w:r w:rsidR="00A96373">
              <w:rPr>
                <w:rFonts w:ascii="Times New Roman" w:hAnsi="Times New Roman" w:cs="Times New Roman"/>
                <w:sz w:val="24"/>
                <w:szCs w:val="24"/>
              </w:rPr>
              <w:t>T</w:t>
            </w:r>
          </w:p>
        </w:tc>
        <w:tc>
          <w:tcPr>
            <w:tcW w:w="1134" w:type="dxa"/>
            <w:tcBorders>
              <w:top w:val="nil"/>
              <w:left w:val="nil"/>
              <w:bottom w:val="nil"/>
              <w:right w:val="nil"/>
            </w:tcBorders>
          </w:tcPr>
          <w:p w14:paraId="59033DC2" w14:textId="43E2D301" w:rsidR="00B23F26" w:rsidRDefault="00183620" w:rsidP="002D0394">
            <w:pPr>
              <w:rPr>
                <w:rFonts w:ascii="Times New Roman" w:hAnsi="Times New Roman" w:cs="Times New Roman"/>
                <w:sz w:val="24"/>
                <w:szCs w:val="24"/>
              </w:rPr>
            </w:pPr>
            <w:r>
              <w:rPr>
                <w:rFonts w:ascii="Times New Roman" w:hAnsi="Times New Roman" w:cs="Times New Roman"/>
                <w:sz w:val="24"/>
                <w:szCs w:val="24"/>
              </w:rPr>
              <w:t>338.5</w:t>
            </w:r>
          </w:p>
        </w:tc>
        <w:tc>
          <w:tcPr>
            <w:tcW w:w="426" w:type="dxa"/>
            <w:tcBorders>
              <w:top w:val="nil"/>
              <w:left w:val="nil"/>
              <w:bottom w:val="nil"/>
              <w:right w:val="nil"/>
            </w:tcBorders>
          </w:tcPr>
          <w:p w14:paraId="6C6522CD"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7EF4FED1" w14:textId="47BE68E8" w:rsidR="00B23F26" w:rsidRPr="00850F27" w:rsidRDefault="0094190A" w:rsidP="00F1392E">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m:oMathPara>
          </w:p>
        </w:tc>
        <w:tc>
          <w:tcPr>
            <w:tcW w:w="1836" w:type="dxa"/>
            <w:tcBorders>
              <w:top w:val="nil"/>
              <w:left w:val="nil"/>
              <w:bottom w:val="nil"/>
            </w:tcBorders>
          </w:tcPr>
          <w:p w14:paraId="17E08AF2" w14:textId="598FB0E7" w:rsidR="00B23F26" w:rsidRDefault="00944DDD" w:rsidP="002D0394">
            <w:pPr>
              <w:rPr>
                <w:rFonts w:ascii="Times New Roman" w:hAnsi="Times New Roman" w:cs="Times New Roman"/>
                <w:sz w:val="24"/>
                <w:szCs w:val="24"/>
              </w:rPr>
            </w:pPr>
            <w:r>
              <w:rPr>
                <w:rFonts w:ascii="Times New Roman" w:hAnsi="Times New Roman" w:cs="Times New Roman"/>
                <w:sz w:val="24"/>
                <w:szCs w:val="24"/>
              </w:rPr>
              <w:t>0.1</w:t>
            </w:r>
          </w:p>
        </w:tc>
      </w:tr>
      <w:tr w:rsidR="00B23F26" w14:paraId="2DFDB1E6" w14:textId="77777777" w:rsidTr="00161F3B">
        <w:tc>
          <w:tcPr>
            <w:tcW w:w="3397" w:type="dxa"/>
            <w:tcBorders>
              <w:top w:val="nil"/>
              <w:bottom w:val="nil"/>
              <w:right w:val="nil"/>
            </w:tcBorders>
          </w:tcPr>
          <w:p w14:paraId="5B1699DE" w14:textId="7127B143" w:rsidR="00B23F26" w:rsidRDefault="00B23F26" w:rsidP="002D0394">
            <w:pPr>
              <w:rPr>
                <w:rFonts w:ascii="Times New Roman" w:hAnsi="Times New Roman" w:cs="Times New Roman"/>
                <w:sz w:val="24"/>
                <w:szCs w:val="24"/>
              </w:rPr>
            </w:pPr>
            <w:r>
              <w:rPr>
                <w:rFonts w:ascii="Times New Roman" w:hAnsi="Times New Roman" w:cs="Times New Roman"/>
                <w:sz w:val="24"/>
                <w:szCs w:val="24"/>
              </w:rPr>
              <w:t>sample time</w:t>
            </w:r>
            <w:r w:rsidR="00A96373">
              <w:rPr>
                <w:rFonts w:ascii="Times New Roman" w:hAnsi="Times New Roman" w:cs="Times New Roman"/>
                <w:sz w:val="24"/>
                <w:szCs w:val="24"/>
              </w:rPr>
              <w:t>,</w:t>
            </w:r>
            <w:r w:rsidR="00A96373"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p>
        </w:tc>
        <w:tc>
          <w:tcPr>
            <w:tcW w:w="1134" w:type="dxa"/>
            <w:tcBorders>
              <w:top w:val="nil"/>
              <w:left w:val="nil"/>
              <w:bottom w:val="nil"/>
              <w:right w:val="nil"/>
            </w:tcBorders>
          </w:tcPr>
          <w:p w14:paraId="0D19C3C0" w14:textId="716790E1" w:rsidR="00B23F26" w:rsidRDefault="0096688E" w:rsidP="002D0394">
            <w:pPr>
              <w:rPr>
                <w:rFonts w:ascii="Times New Roman" w:hAnsi="Times New Roman" w:cs="Times New Roman"/>
                <w:sz w:val="24"/>
                <w:szCs w:val="24"/>
              </w:rPr>
            </w:pPr>
            <w:r>
              <w:rPr>
                <w:rFonts w:ascii="Times New Roman" w:hAnsi="Times New Roman" w:cs="Times New Roman"/>
                <w:sz w:val="24"/>
                <w:szCs w:val="24"/>
              </w:rPr>
              <w:t>2</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-6</m:t>
                  </m:r>
                </m:sup>
              </m:sSup>
            </m:oMath>
          </w:p>
        </w:tc>
        <w:tc>
          <w:tcPr>
            <w:tcW w:w="426" w:type="dxa"/>
            <w:tcBorders>
              <w:top w:val="nil"/>
              <w:left w:val="nil"/>
              <w:bottom w:val="nil"/>
              <w:right w:val="nil"/>
            </w:tcBorders>
          </w:tcPr>
          <w:p w14:paraId="30775805"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6D78854A" w14:textId="131FB8DD" w:rsidR="00B23F26" w:rsidRPr="00850F27" w:rsidRDefault="0094190A" w:rsidP="00F1392E">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oMath>
            </m:oMathPara>
          </w:p>
        </w:tc>
        <w:tc>
          <w:tcPr>
            <w:tcW w:w="1836" w:type="dxa"/>
            <w:tcBorders>
              <w:top w:val="nil"/>
              <w:left w:val="nil"/>
              <w:bottom w:val="nil"/>
            </w:tcBorders>
          </w:tcPr>
          <w:p w14:paraId="439E610B" w14:textId="37BB75B5" w:rsidR="00B23F26" w:rsidRPr="00944DDD" w:rsidRDefault="0094190A" w:rsidP="002D0394">
            <w:pPr>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oMath>
            </m:oMathPara>
          </w:p>
        </w:tc>
      </w:tr>
      <w:tr w:rsidR="00B23F26" w14:paraId="093DAEAC" w14:textId="77777777" w:rsidTr="00161F3B">
        <w:tc>
          <w:tcPr>
            <w:tcW w:w="3397" w:type="dxa"/>
            <w:tcBorders>
              <w:top w:val="nil"/>
              <w:bottom w:val="nil"/>
              <w:right w:val="nil"/>
            </w:tcBorders>
          </w:tcPr>
          <w:p w14:paraId="581CB4F3" w14:textId="0533D5B3" w:rsidR="00B23F26" w:rsidRDefault="00B23F26" w:rsidP="002D0394">
            <w:pPr>
              <w:rPr>
                <w:rFonts w:ascii="Times New Roman" w:hAnsi="Times New Roman" w:cs="Times New Roman"/>
                <w:sz w:val="24"/>
                <w:szCs w:val="24"/>
              </w:rPr>
            </w:pPr>
            <w:r>
              <w:rPr>
                <w:rFonts w:ascii="Times New Roman" w:hAnsi="Times New Roman" w:cs="Times New Roman"/>
                <w:sz w:val="24"/>
                <w:szCs w:val="24"/>
              </w:rPr>
              <w:t>Faraday Constant</w:t>
            </w:r>
            <w:r w:rsidR="00A96373">
              <w:rPr>
                <w:rFonts w:ascii="Times New Roman" w:hAnsi="Times New Roman" w:cs="Times New Roman"/>
                <w:sz w:val="24"/>
                <w:szCs w:val="24"/>
              </w:rPr>
              <w:t>,</w:t>
            </w:r>
            <w:r w:rsidR="00971609">
              <w:rPr>
                <w:rFonts w:ascii="Times New Roman" w:hAnsi="Times New Roman" w:cs="Times New Roman"/>
                <w:sz w:val="24"/>
                <w:szCs w:val="24"/>
              </w:rPr>
              <w:t xml:space="preserve"> </w:t>
            </w:r>
            <w:r w:rsidR="00A96373">
              <w:rPr>
                <w:rFonts w:ascii="Times New Roman" w:hAnsi="Times New Roman" w:cs="Times New Roman"/>
                <w:sz w:val="24"/>
                <w:szCs w:val="24"/>
              </w:rPr>
              <w:t>F</w:t>
            </w:r>
          </w:p>
        </w:tc>
        <w:tc>
          <w:tcPr>
            <w:tcW w:w="1134" w:type="dxa"/>
            <w:tcBorders>
              <w:top w:val="nil"/>
              <w:left w:val="nil"/>
              <w:bottom w:val="nil"/>
              <w:right w:val="nil"/>
            </w:tcBorders>
          </w:tcPr>
          <w:p w14:paraId="6056B980" w14:textId="0543EDFF" w:rsidR="00B23F26" w:rsidRDefault="003D57CB" w:rsidP="002D0394">
            <w:pPr>
              <w:rPr>
                <w:rFonts w:ascii="Times New Roman" w:hAnsi="Times New Roman" w:cs="Times New Roman"/>
                <w:sz w:val="24"/>
                <w:szCs w:val="24"/>
              </w:rPr>
            </w:pPr>
            <w:r>
              <w:rPr>
                <w:rFonts w:ascii="Times New Roman" w:hAnsi="Times New Roman" w:cs="Times New Roman"/>
                <w:sz w:val="24"/>
                <w:szCs w:val="24"/>
              </w:rPr>
              <w:t>96485</w:t>
            </w:r>
          </w:p>
        </w:tc>
        <w:tc>
          <w:tcPr>
            <w:tcW w:w="426" w:type="dxa"/>
            <w:tcBorders>
              <w:top w:val="nil"/>
              <w:left w:val="nil"/>
              <w:bottom w:val="nil"/>
              <w:right w:val="nil"/>
            </w:tcBorders>
          </w:tcPr>
          <w:p w14:paraId="7A173A90"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682EA90F" w14:textId="0A923DB9" w:rsidR="00B23F26" w:rsidRPr="00850F27" w:rsidRDefault="0094190A" w:rsidP="00F1392E">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oMath>
            </m:oMathPara>
          </w:p>
        </w:tc>
        <w:tc>
          <w:tcPr>
            <w:tcW w:w="1836" w:type="dxa"/>
            <w:tcBorders>
              <w:top w:val="nil"/>
              <w:left w:val="nil"/>
              <w:bottom w:val="nil"/>
            </w:tcBorders>
          </w:tcPr>
          <w:p w14:paraId="6118A34D" w14:textId="08799986" w:rsidR="00B23F26" w:rsidRPr="00944DDD" w:rsidRDefault="0094190A" w:rsidP="002D0394">
            <w:pPr>
              <w:rPr>
                <w:rFonts w:ascii="Times New Roman" w:hAnsi="Times New Roman" w:cs="Times New Roman"/>
                <w:sz w:val="24"/>
                <w:szCs w:val="24"/>
              </w:rPr>
            </w:pPr>
            <m:oMathPara>
              <m:oMathParaPr>
                <m:jc m:val="left"/>
              </m:oMathParaP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-10</m:t>
                    </m:r>
                  </m:sup>
                </m:sSup>
              </m:oMath>
            </m:oMathPara>
          </w:p>
        </w:tc>
      </w:tr>
      <w:tr w:rsidR="00B23F26" w14:paraId="372B0F7D" w14:textId="77777777" w:rsidTr="00161F3B">
        <w:tc>
          <w:tcPr>
            <w:tcW w:w="3397" w:type="dxa"/>
            <w:tcBorders>
              <w:top w:val="nil"/>
              <w:bottom w:val="nil"/>
              <w:right w:val="nil"/>
            </w:tcBorders>
          </w:tcPr>
          <w:p w14:paraId="1E62ACF7" w14:textId="2C636397" w:rsidR="00B23F26" w:rsidRDefault="00B23F26" w:rsidP="002D0394">
            <w:pPr>
              <w:rPr>
                <w:rFonts w:ascii="Times New Roman" w:hAnsi="Times New Roman" w:cs="Times New Roman"/>
                <w:sz w:val="24"/>
                <w:szCs w:val="24"/>
              </w:rPr>
            </w:pPr>
            <w:r w:rsidRPr="005378DB">
              <w:rPr>
                <w:rFonts w:ascii="Times New Roman" w:hAnsi="Times New Roman" w:cs="Times New Roman"/>
                <w:sz w:val="24"/>
                <w:szCs w:val="24"/>
              </w:rPr>
              <w:t>Hydrogen (H2) Gas inlet in mole/sec</w:t>
            </w:r>
            <w:r w:rsidR="00A96373">
              <w:rPr>
                <w:rFonts w:ascii="Times New Roman" w:hAnsi="Times New Roman" w:cs="Times New Roman"/>
                <w:sz w:val="24"/>
                <w:szCs w:val="24"/>
              </w:rPr>
              <w:t>,</w:t>
            </w:r>
            <w:r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p>
        </w:tc>
        <w:tc>
          <w:tcPr>
            <w:tcW w:w="1134" w:type="dxa"/>
            <w:tcBorders>
              <w:top w:val="nil"/>
              <w:left w:val="nil"/>
              <w:bottom w:val="nil"/>
              <w:right w:val="nil"/>
            </w:tcBorders>
          </w:tcPr>
          <w:p w14:paraId="4A924736" w14:textId="7B9035F7" w:rsidR="00B23F26" w:rsidRDefault="003D57CB" w:rsidP="002D0394">
            <w:pPr>
              <w:rPr>
                <w:rFonts w:ascii="Times New Roman" w:hAnsi="Times New Roman" w:cs="Times New Roman"/>
                <w:sz w:val="24"/>
                <w:szCs w:val="24"/>
              </w:rPr>
            </w:pPr>
            <w:r>
              <w:rPr>
                <w:rFonts w:ascii="Times New Roman" w:hAnsi="Times New Roman" w:cs="Times New Roman"/>
                <w:sz w:val="24"/>
                <w:szCs w:val="24"/>
              </w:rPr>
              <w:t>7.034</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m:t>
                  </m:r>
                </m:sup>
              </m:sSup>
            </m:oMath>
          </w:p>
        </w:tc>
        <w:tc>
          <w:tcPr>
            <w:tcW w:w="426" w:type="dxa"/>
            <w:tcBorders>
              <w:top w:val="nil"/>
              <w:left w:val="nil"/>
              <w:bottom w:val="nil"/>
              <w:right w:val="nil"/>
            </w:tcBorders>
          </w:tcPr>
          <w:p w14:paraId="68C2C765"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1368534C" w14:textId="3A4A087F" w:rsidR="00B23F26" w:rsidRPr="00850F27" w:rsidRDefault="0094190A" w:rsidP="00F1392E">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m:oMathPara>
          </w:p>
        </w:tc>
        <w:tc>
          <w:tcPr>
            <w:tcW w:w="1836" w:type="dxa"/>
            <w:tcBorders>
              <w:top w:val="nil"/>
              <w:left w:val="nil"/>
              <w:bottom w:val="nil"/>
            </w:tcBorders>
          </w:tcPr>
          <w:p w14:paraId="245049C7" w14:textId="49705F14" w:rsidR="00B23F26" w:rsidRDefault="00944DDD" w:rsidP="002D0394">
            <w:pPr>
              <w:rPr>
                <w:rFonts w:ascii="Times New Roman" w:hAnsi="Times New Roman" w:cs="Times New Roman"/>
                <w:sz w:val="24"/>
                <w:szCs w:val="24"/>
              </w:rPr>
            </w:pPr>
            <w:r>
              <w:rPr>
                <w:rFonts w:ascii="Times New Roman" w:hAnsi="Times New Roman" w:cs="Times New Roman"/>
                <w:sz w:val="24"/>
                <w:szCs w:val="24"/>
              </w:rPr>
              <w:t>N*</w:t>
            </w:r>
            <w:r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fc</m:t>
                  </m:r>
                </m:sub>
              </m:sSub>
              <m:r>
                <w:rPr>
                  <w:rFonts w:ascii="Cambria Math" w:hAnsi="Cambria Math" w:cs="Times New Roman"/>
                  <w:sz w:val="24"/>
                  <w:szCs w:val="24"/>
                </w:rPr>
                <m:t>/(2*F)</m:t>
              </m:r>
            </m:oMath>
          </w:p>
        </w:tc>
      </w:tr>
      <w:tr w:rsidR="00B23F26" w14:paraId="5484B8FA" w14:textId="77777777" w:rsidTr="00161F3B">
        <w:tc>
          <w:tcPr>
            <w:tcW w:w="3397" w:type="dxa"/>
            <w:tcBorders>
              <w:top w:val="nil"/>
              <w:bottom w:val="nil"/>
              <w:right w:val="nil"/>
            </w:tcBorders>
          </w:tcPr>
          <w:p w14:paraId="09FE1118" w14:textId="0472A3B4" w:rsidR="00B23F26" w:rsidRDefault="005378DB" w:rsidP="002D0394">
            <w:pPr>
              <w:rPr>
                <w:rFonts w:ascii="Times New Roman" w:hAnsi="Times New Roman" w:cs="Times New Roman"/>
                <w:sz w:val="24"/>
                <w:szCs w:val="24"/>
              </w:rPr>
            </w:pPr>
            <w:r w:rsidRPr="005378DB">
              <w:rPr>
                <w:rFonts w:ascii="Times New Roman" w:hAnsi="Times New Roman" w:cs="Times New Roman"/>
                <w:sz w:val="24"/>
                <w:szCs w:val="24"/>
              </w:rPr>
              <w:t>Oxygen (O2) Gas inlet in mole/sec</w:t>
            </w:r>
            <w:r w:rsidR="0087213A">
              <w:rPr>
                <w:rFonts w:ascii="Times New Roman" w:hAnsi="Times New Roman" w:cs="Times New Roman"/>
                <w:sz w:val="24"/>
                <w:szCs w:val="24"/>
              </w:rPr>
              <w:t>,</w:t>
            </w:r>
            <w:r w:rsidR="0087213A"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p>
        </w:tc>
        <w:tc>
          <w:tcPr>
            <w:tcW w:w="1134" w:type="dxa"/>
            <w:tcBorders>
              <w:top w:val="nil"/>
              <w:left w:val="nil"/>
              <w:bottom w:val="nil"/>
              <w:right w:val="nil"/>
            </w:tcBorders>
          </w:tcPr>
          <w:p w14:paraId="72E281A9" w14:textId="296CDA5B" w:rsidR="00B23F26" w:rsidRDefault="003D57CB" w:rsidP="002D0394">
            <w:pPr>
              <w:rPr>
                <w:rFonts w:ascii="Times New Roman" w:hAnsi="Times New Roman" w:cs="Times New Roman"/>
                <w:sz w:val="24"/>
                <w:szCs w:val="24"/>
              </w:rPr>
            </w:pPr>
            <w:r>
              <w:rPr>
                <w:rFonts w:ascii="Times New Roman" w:hAnsi="Times New Roman" w:cs="Times New Roman"/>
                <w:sz w:val="24"/>
                <w:szCs w:val="24"/>
              </w:rPr>
              <w:t>7.036</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-3</m:t>
                  </m:r>
                </m:sup>
              </m:sSup>
            </m:oMath>
          </w:p>
        </w:tc>
        <w:tc>
          <w:tcPr>
            <w:tcW w:w="426" w:type="dxa"/>
            <w:tcBorders>
              <w:top w:val="nil"/>
              <w:left w:val="nil"/>
              <w:bottom w:val="nil"/>
              <w:right w:val="nil"/>
            </w:tcBorders>
          </w:tcPr>
          <w:p w14:paraId="76951638" w14:textId="77777777" w:rsidR="00B23F26" w:rsidRDefault="00B23F26" w:rsidP="002D0394">
            <w:pPr>
              <w:rPr>
                <w:rFonts w:ascii="Times New Roman" w:hAnsi="Times New Roman" w:cs="Times New Roman"/>
                <w:sz w:val="24"/>
                <w:szCs w:val="24"/>
              </w:rPr>
            </w:pPr>
          </w:p>
        </w:tc>
        <w:tc>
          <w:tcPr>
            <w:tcW w:w="3969" w:type="dxa"/>
            <w:tcBorders>
              <w:top w:val="nil"/>
              <w:left w:val="nil"/>
              <w:bottom w:val="nil"/>
              <w:right w:val="nil"/>
            </w:tcBorders>
          </w:tcPr>
          <w:p w14:paraId="50825CDA" w14:textId="7E4C8E71" w:rsidR="00B23F26" w:rsidRPr="00850F27" w:rsidRDefault="0094190A" w:rsidP="00F1392E">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m:oMathPara>
          </w:p>
        </w:tc>
        <w:tc>
          <w:tcPr>
            <w:tcW w:w="1836" w:type="dxa"/>
            <w:tcBorders>
              <w:top w:val="nil"/>
              <w:left w:val="nil"/>
              <w:bottom w:val="nil"/>
            </w:tcBorders>
          </w:tcPr>
          <w:p w14:paraId="3430F070" w14:textId="340D03BA" w:rsidR="00B23F26" w:rsidRDefault="00944DDD" w:rsidP="002D0394">
            <w:pPr>
              <w:rPr>
                <w:rFonts w:ascii="Times New Roman" w:hAnsi="Times New Roman" w:cs="Times New Roman"/>
                <w:sz w:val="24"/>
                <w:szCs w:val="24"/>
              </w:rPr>
            </w:pPr>
            <w:r>
              <w:rPr>
                <w:rFonts w:ascii="Times New Roman" w:hAnsi="Times New Roman" w:cs="Times New Roman"/>
                <w:sz w:val="24"/>
                <w:szCs w:val="24"/>
              </w:rPr>
              <w:t>1.2584*N*</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fc</m:t>
                  </m:r>
                </m:sub>
              </m:sSub>
            </m:oMath>
            <w:r>
              <w:rPr>
                <w:rFonts w:ascii="Times New Roman" w:eastAsiaTheme="minorEastAsia" w:hAnsi="Times New Roman" w:cs="Times New Roman"/>
                <w:sz w:val="24"/>
                <w:szCs w:val="24"/>
              </w:rPr>
              <w:t>/F</w:t>
            </w:r>
          </w:p>
        </w:tc>
      </w:tr>
      <w:tr w:rsidR="00B23F26" w14:paraId="17C94F32" w14:textId="77777777" w:rsidTr="00161F3B">
        <w:tc>
          <w:tcPr>
            <w:tcW w:w="3397" w:type="dxa"/>
            <w:tcBorders>
              <w:top w:val="nil"/>
              <w:bottom w:val="single" w:sz="4" w:space="0" w:color="auto"/>
              <w:right w:val="nil"/>
            </w:tcBorders>
          </w:tcPr>
          <w:p w14:paraId="02B922D2" w14:textId="353D15D7" w:rsidR="00B23F26" w:rsidRDefault="00C666F3" w:rsidP="002D0394">
            <w:pPr>
              <w:rPr>
                <w:rFonts w:ascii="Times New Roman" w:hAnsi="Times New Roman" w:cs="Times New Roman"/>
                <w:sz w:val="24"/>
                <w:szCs w:val="24"/>
              </w:rPr>
            </w:pPr>
            <w:r>
              <w:rPr>
                <w:rFonts w:ascii="Times New Roman" w:hAnsi="Times New Roman" w:cs="Times New Roman"/>
                <w:sz w:val="24"/>
                <w:szCs w:val="24"/>
              </w:rPr>
              <w:t>Anode Conversion Factor</w:t>
            </w:r>
            <w:r w:rsidR="0087213A">
              <w:rPr>
                <w:rFonts w:ascii="Times New Roman" w:hAnsi="Times New Roman" w:cs="Times New Roman"/>
                <w:sz w:val="24"/>
                <w:szCs w:val="24"/>
              </w:rPr>
              <w:t>,</w:t>
            </w:r>
            <w:r w:rsidR="0087213A"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p>
        </w:tc>
        <w:tc>
          <w:tcPr>
            <w:tcW w:w="1134" w:type="dxa"/>
            <w:tcBorders>
              <w:top w:val="nil"/>
              <w:left w:val="nil"/>
              <w:bottom w:val="single" w:sz="4" w:space="0" w:color="auto"/>
              <w:right w:val="nil"/>
            </w:tcBorders>
          </w:tcPr>
          <w:p w14:paraId="13797728" w14:textId="4D0A58B2" w:rsidR="00B23F26" w:rsidRDefault="003D57CB" w:rsidP="002D0394">
            <w:pPr>
              <w:rPr>
                <w:rFonts w:ascii="Times New Roman" w:hAnsi="Times New Roman" w:cs="Times New Roman"/>
                <w:sz w:val="24"/>
                <w:szCs w:val="24"/>
              </w:rPr>
            </w:pPr>
            <w:r>
              <w:rPr>
                <w:rFonts w:ascii="Times New Roman" w:hAnsi="Times New Roman" w:cs="Times New Roman"/>
                <w:sz w:val="24"/>
                <w:szCs w:val="24"/>
              </w:rPr>
              <w:t>0.065</w:t>
            </w:r>
          </w:p>
        </w:tc>
        <w:tc>
          <w:tcPr>
            <w:tcW w:w="426" w:type="dxa"/>
            <w:tcBorders>
              <w:top w:val="nil"/>
              <w:left w:val="nil"/>
              <w:bottom w:val="single" w:sz="4" w:space="0" w:color="auto"/>
              <w:right w:val="nil"/>
            </w:tcBorders>
          </w:tcPr>
          <w:p w14:paraId="35DCFB19" w14:textId="77777777" w:rsidR="00B23F26" w:rsidRDefault="00B23F26" w:rsidP="002D0394">
            <w:pPr>
              <w:rPr>
                <w:rFonts w:ascii="Times New Roman" w:hAnsi="Times New Roman" w:cs="Times New Roman"/>
                <w:sz w:val="24"/>
                <w:szCs w:val="24"/>
              </w:rPr>
            </w:pPr>
          </w:p>
        </w:tc>
        <w:tc>
          <w:tcPr>
            <w:tcW w:w="3969" w:type="dxa"/>
            <w:tcBorders>
              <w:top w:val="nil"/>
              <w:left w:val="nil"/>
              <w:bottom w:val="single" w:sz="4" w:space="0" w:color="auto"/>
              <w:right w:val="nil"/>
            </w:tcBorders>
          </w:tcPr>
          <w:p w14:paraId="7999B616" w14:textId="40BFBA67" w:rsidR="00B23F26" w:rsidRDefault="00C666F3" w:rsidP="002D0394">
            <w:pPr>
              <w:rPr>
                <w:rFonts w:ascii="Times New Roman" w:hAnsi="Times New Roman" w:cs="Times New Roman"/>
                <w:sz w:val="24"/>
                <w:szCs w:val="24"/>
              </w:rPr>
            </w:pPr>
            <w:r>
              <w:rPr>
                <w:rFonts w:ascii="Times New Roman" w:hAnsi="Times New Roman" w:cs="Times New Roman"/>
                <w:sz w:val="24"/>
                <w:szCs w:val="24"/>
              </w:rPr>
              <w:t>Cath</w:t>
            </w:r>
            <w:r w:rsidR="00D3237D">
              <w:rPr>
                <w:rFonts w:ascii="Times New Roman" w:hAnsi="Times New Roman" w:cs="Times New Roman"/>
                <w:sz w:val="24"/>
                <w:szCs w:val="24"/>
              </w:rPr>
              <w:t>ode Conversion Factor</w:t>
            </w:r>
            <w:r w:rsidR="0087213A">
              <w:rPr>
                <w:rFonts w:ascii="Times New Roman" w:hAnsi="Times New Roman" w:cs="Times New Roman"/>
                <w:sz w:val="24"/>
                <w:szCs w:val="24"/>
              </w:rPr>
              <w:t>,</w:t>
            </w:r>
            <w:r w:rsidR="0087213A" w:rsidRPr="00140941">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oMath>
          </w:p>
        </w:tc>
        <w:tc>
          <w:tcPr>
            <w:tcW w:w="1836" w:type="dxa"/>
            <w:tcBorders>
              <w:top w:val="nil"/>
              <w:left w:val="nil"/>
              <w:bottom w:val="single" w:sz="4" w:space="0" w:color="auto"/>
            </w:tcBorders>
          </w:tcPr>
          <w:p w14:paraId="18EB5930" w14:textId="2E168EB5" w:rsidR="00B23F26" w:rsidRPr="00944DDD" w:rsidRDefault="0005072D" w:rsidP="002D0394">
            <w:pPr>
              <w:rPr>
                <w:rFonts w:ascii="Times New Roman" w:hAnsi="Times New Roman" w:cs="Times New Roman"/>
                <w:sz w:val="24"/>
                <w:szCs w:val="24"/>
              </w:rPr>
            </w:pPr>
            <m:oMathPara>
              <m:oMathParaPr>
                <m:jc m:val="left"/>
              </m:oMathParaPr>
              <m:oMath>
                <m:r>
                  <w:rPr>
                    <w:rFonts w:ascii="Cambria Math" w:hAnsi="Cambria Math" w:cs="Times New Roman"/>
                    <w:sz w:val="24"/>
                    <w:szCs w:val="24"/>
                  </w:rPr>
                  <m:t>0.065</m:t>
                </m:r>
              </m:oMath>
            </m:oMathPara>
          </w:p>
        </w:tc>
      </w:tr>
    </w:tbl>
    <w:p w14:paraId="3A56DD20" w14:textId="77E0397C" w:rsidR="00B34F0A" w:rsidRPr="00182172" w:rsidRDefault="006E22DA" w:rsidP="00DA1BD7">
      <w:pPr>
        <w:jc w:val="center"/>
        <w:rPr>
          <w:rFonts w:ascii="Times New Roman" w:hAnsi="Times New Roman" w:cs="Times New Roman"/>
          <w:sz w:val="32"/>
          <w:szCs w:val="32"/>
        </w:rPr>
      </w:pPr>
      <w:r w:rsidRPr="00182172">
        <w:rPr>
          <w:rFonts w:ascii="Times New Roman" w:hAnsi="Times New Roman" w:cs="Times New Roman"/>
          <w:sz w:val="32"/>
          <w:szCs w:val="32"/>
        </w:rPr>
        <w:t>4</w:t>
      </w:r>
      <w:r w:rsidR="00DA1BD7" w:rsidRPr="00182172">
        <w:rPr>
          <w:rFonts w:ascii="Times New Roman" w:hAnsi="Times New Roman" w:cs="Times New Roman"/>
          <w:sz w:val="32"/>
          <w:szCs w:val="32"/>
        </w:rPr>
        <w:t>.</w:t>
      </w:r>
      <w:r w:rsidR="00AA5A2D" w:rsidRPr="00182172">
        <w:rPr>
          <w:sz w:val="32"/>
          <w:szCs w:val="32"/>
        </w:rPr>
        <w:t xml:space="preserve"> </w:t>
      </w:r>
      <w:r w:rsidR="00972722" w:rsidRPr="00182172">
        <w:rPr>
          <w:rFonts w:ascii="Times New Roman" w:hAnsi="Times New Roman" w:cs="Times New Roman"/>
          <w:sz w:val="32"/>
          <w:szCs w:val="32"/>
        </w:rPr>
        <w:t>DC-DC Boost Converter</w:t>
      </w:r>
    </w:p>
    <w:p w14:paraId="2FE25C13" w14:textId="01D1715E" w:rsidR="00E41835" w:rsidRPr="007F7C6E" w:rsidRDefault="001E3ED1" w:rsidP="00036D2D">
      <w:pPr>
        <w:rPr>
          <w:rFonts w:ascii="Times New Roman" w:hAnsi="Times New Roman" w:cs="Times New Roman"/>
          <w:sz w:val="24"/>
          <w:szCs w:val="24"/>
        </w:rPr>
      </w:pPr>
      <w:r w:rsidRPr="007F7C6E">
        <w:rPr>
          <w:rFonts w:ascii="Times New Roman" w:hAnsi="Times New Roman" w:cs="Times New Roman"/>
          <w:sz w:val="24"/>
          <w:szCs w:val="24"/>
        </w:rPr>
        <w:t xml:space="preserve">The Vehicle-to-Grid (V2G) interface operates using power </w:t>
      </w:r>
      <w:r w:rsidR="007F6817" w:rsidRPr="007F7C6E">
        <w:rPr>
          <w:rFonts w:ascii="Times New Roman" w:hAnsi="Times New Roman" w:cs="Times New Roman"/>
          <w:sz w:val="24"/>
          <w:szCs w:val="24"/>
        </w:rPr>
        <w:t>electronics-based</w:t>
      </w:r>
      <w:r w:rsidRPr="007F7C6E">
        <w:rPr>
          <w:rFonts w:ascii="Times New Roman" w:hAnsi="Times New Roman" w:cs="Times New Roman"/>
          <w:sz w:val="24"/>
          <w:szCs w:val="24"/>
        </w:rPr>
        <w:t xml:space="preserve"> converters</w:t>
      </w:r>
      <w:r w:rsidR="004D4810" w:rsidRPr="007F7C6E">
        <w:rPr>
          <w:rFonts w:ascii="Times New Roman" w:hAnsi="Times New Roman" w:cs="Times New Roman"/>
          <w:sz w:val="24"/>
          <w:szCs w:val="24"/>
        </w:rPr>
        <w:t xml:space="preserve"> like DC-DC Boost Converter.</w:t>
      </w:r>
      <w:r w:rsidR="00B44007" w:rsidRPr="007F7C6E">
        <w:t xml:space="preserve"> </w:t>
      </w:r>
      <w:r w:rsidR="00B44007" w:rsidRPr="007F7C6E">
        <w:rPr>
          <w:rFonts w:ascii="Times New Roman" w:hAnsi="Times New Roman" w:cs="Times New Roman"/>
          <w:sz w:val="24"/>
          <w:szCs w:val="24"/>
        </w:rPr>
        <w:t>An efficient transfer of power from fuel cells to the electric grid requires a DC/DC boost converter, as the fuel cells generate only a variable, relatively low DC voltage, and this will vary with changes in load, temperature, and pressure and, therefore, requires a boost converter to increase this voltage to a stable level that could be connected directly to the grid</w:t>
      </w:r>
      <w:r w:rsidR="0022319D">
        <w:rPr>
          <w:rFonts w:ascii="Times New Roman" w:hAnsi="Times New Roman" w:cs="Times New Roman"/>
          <w:sz w:val="24"/>
          <w:szCs w:val="24"/>
        </w:rPr>
        <w:t>[16]</w:t>
      </w:r>
      <w:r w:rsidR="00B44007" w:rsidRPr="007F7C6E">
        <w:rPr>
          <w:rFonts w:ascii="Times New Roman" w:hAnsi="Times New Roman" w:cs="Times New Roman"/>
          <w:sz w:val="24"/>
          <w:szCs w:val="24"/>
        </w:rPr>
        <w:t>. This is then boosted by the DC/DC boost converter to match the voltage required by the DC/AC inverter, which subsequently generates an AC voltage feed to the grid. This regulation is necessary because electric grids demand well-constant input voltages for efficient and reliable power delivery. Without the boost converter, there would be the inefficiency of fluctuations in the fuel cell voltage that causes low-quality power and possible instabil</w:t>
      </w:r>
      <w:r w:rsidR="006F785D" w:rsidRPr="007F7C6E">
        <w:rPr>
          <w:rFonts w:ascii="Times New Roman" w:hAnsi="Times New Roman" w:cs="Times New Roman"/>
          <w:sz w:val="24"/>
          <w:szCs w:val="24"/>
        </w:rPr>
        <w:t>i</w:t>
      </w:r>
      <w:r w:rsidR="00B44007" w:rsidRPr="007F7C6E">
        <w:rPr>
          <w:rFonts w:ascii="Times New Roman" w:hAnsi="Times New Roman" w:cs="Times New Roman"/>
          <w:sz w:val="24"/>
          <w:szCs w:val="24"/>
        </w:rPr>
        <w:t xml:space="preserve">ty in the grid supply. </w:t>
      </w:r>
      <w:r w:rsidR="00EB0D99" w:rsidRPr="007F7C6E">
        <w:rPr>
          <w:rFonts w:ascii="Times New Roman" w:hAnsi="Times New Roman" w:cs="Times New Roman"/>
          <w:sz w:val="24"/>
          <w:szCs w:val="24"/>
        </w:rPr>
        <w:t>[17</w:t>
      </w:r>
      <w:r w:rsidR="006219BB">
        <w:rPr>
          <w:rFonts w:ascii="Times New Roman" w:hAnsi="Times New Roman" w:cs="Times New Roman"/>
          <w:sz w:val="24"/>
          <w:szCs w:val="24"/>
        </w:rPr>
        <w:t>,20</w:t>
      </w:r>
      <w:r w:rsidR="00EB0D99" w:rsidRPr="007F7C6E">
        <w:rPr>
          <w:rFonts w:ascii="Times New Roman" w:hAnsi="Times New Roman" w:cs="Times New Roman"/>
          <w:sz w:val="24"/>
          <w:szCs w:val="24"/>
        </w:rPr>
        <w:t>]</w:t>
      </w:r>
    </w:p>
    <w:tbl>
      <w:tblPr>
        <w:tblStyle w:val="TableGrid"/>
        <w:tblW w:w="10962" w:type="dxa"/>
        <w:tblLook w:val="04A0" w:firstRow="1" w:lastRow="0" w:firstColumn="1" w:lastColumn="0" w:noHBand="0" w:noVBand="1"/>
      </w:tblPr>
      <w:tblGrid>
        <w:gridCol w:w="4167"/>
        <w:gridCol w:w="2447"/>
        <w:gridCol w:w="4348"/>
      </w:tblGrid>
      <w:tr w:rsidR="00927713" w14:paraId="68994A09" w14:textId="641AEFCD" w:rsidTr="005635D8">
        <w:trPr>
          <w:trHeight w:val="287"/>
        </w:trPr>
        <w:tc>
          <w:tcPr>
            <w:tcW w:w="4167" w:type="dxa"/>
          </w:tcPr>
          <w:p w14:paraId="06CF385F" w14:textId="55A49E7C" w:rsidR="00927713" w:rsidRDefault="00927713" w:rsidP="00A57EAD">
            <w:pPr>
              <w:jc w:val="center"/>
              <w:rPr>
                <w:rFonts w:ascii="Times New Roman" w:hAnsi="Times New Roman" w:cs="Times New Roman"/>
                <w:sz w:val="24"/>
                <w:szCs w:val="24"/>
              </w:rPr>
            </w:pPr>
            <w:r>
              <w:rPr>
                <w:rFonts w:ascii="Times New Roman" w:hAnsi="Times New Roman" w:cs="Times New Roman"/>
                <w:sz w:val="24"/>
                <w:szCs w:val="24"/>
              </w:rPr>
              <w:t>Circuit</w:t>
            </w:r>
          </w:p>
        </w:tc>
        <w:tc>
          <w:tcPr>
            <w:tcW w:w="2447" w:type="dxa"/>
          </w:tcPr>
          <w:p w14:paraId="56B24FDB" w14:textId="30A5002A" w:rsidR="00927713" w:rsidRDefault="00927713" w:rsidP="00A57EAD">
            <w:pPr>
              <w:jc w:val="center"/>
              <w:rPr>
                <w:rFonts w:ascii="Times New Roman" w:hAnsi="Times New Roman" w:cs="Times New Roman"/>
                <w:sz w:val="24"/>
                <w:szCs w:val="24"/>
              </w:rPr>
            </w:pPr>
            <w:r>
              <w:rPr>
                <w:rFonts w:ascii="Times New Roman" w:hAnsi="Times New Roman" w:cs="Times New Roman"/>
                <w:sz w:val="24"/>
                <w:szCs w:val="24"/>
              </w:rPr>
              <w:t>Gain</w:t>
            </w:r>
          </w:p>
        </w:tc>
        <w:tc>
          <w:tcPr>
            <w:tcW w:w="4348" w:type="dxa"/>
          </w:tcPr>
          <w:p w14:paraId="6B8EB9CF" w14:textId="09E7C98C" w:rsidR="008C76D2" w:rsidRDefault="008C76D2" w:rsidP="00A57EAD">
            <w:pPr>
              <w:jc w:val="center"/>
              <w:rPr>
                <w:rFonts w:ascii="Times New Roman" w:hAnsi="Times New Roman" w:cs="Times New Roman"/>
                <w:sz w:val="24"/>
                <w:szCs w:val="24"/>
              </w:rPr>
            </w:pPr>
            <w:r>
              <w:rPr>
                <w:rFonts w:ascii="Times New Roman" w:hAnsi="Times New Roman" w:cs="Times New Roman"/>
                <w:sz w:val="24"/>
                <w:szCs w:val="24"/>
              </w:rPr>
              <w:t>Parameters</w:t>
            </w:r>
          </w:p>
        </w:tc>
      </w:tr>
      <w:tr w:rsidR="00927713" w14:paraId="47B51516" w14:textId="2FA9006A" w:rsidTr="005635D8">
        <w:trPr>
          <w:trHeight w:val="1281"/>
        </w:trPr>
        <w:tc>
          <w:tcPr>
            <w:tcW w:w="4167" w:type="dxa"/>
          </w:tcPr>
          <w:p w14:paraId="10F034FF" w14:textId="7C1F9A71" w:rsidR="00927713" w:rsidRDefault="00927713" w:rsidP="001816C7">
            <w:pPr>
              <w:jc w:val="center"/>
              <w:rPr>
                <w:rFonts w:ascii="Times New Roman" w:hAnsi="Times New Roman" w:cs="Times New Roman"/>
                <w:sz w:val="24"/>
                <w:szCs w:val="24"/>
              </w:rPr>
            </w:pPr>
            <w:r w:rsidRPr="00265656">
              <w:rPr>
                <w:rFonts w:ascii="Times New Roman" w:hAnsi="Times New Roman" w:cs="Times New Roman"/>
                <w:noProof/>
                <w:sz w:val="24"/>
                <w:szCs w:val="24"/>
              </w:rPr>
              <w:drawing>
                <wp:inline distT="0" distB="0" distL="0" distR="0" wp14:anchorId="6374DA82" wp14:editId="6B7E0399">
                  <wp:extent cx="1619615" cy="768350"/>
                  <wp:effectExtent l="0" t="0" r="0" b="0"/>
                  <wp:docPr id="6849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5347" name=""/>
                          <pic:cNvPicPr/>
                        </pic:nvPicPr>
                        <pic:blipFill>
                          <a:blip r:embed="rId14"/>
                          <a:stretch>
                            <a:fillRect/>
                          </a:stretch>
                        </pic:blipFill>
                        <pic:spPr>
                          <a:xfrm>
                            <a:off x="0" y="0"/>
                            <a:ext cx="1625567" cy="771174"/>
                          </a:xfrm>
                          <a:prstGeom prst="rect">
                            <a:avLst/>
                          </a:prstGeom>
                        </pic:spPr>
                      </pic:pic>
                    </a:graphicData>
                  </a:graphic>
                </wp:inline>
              </w:drawing>
            </w:r>
          </w:p>
        </w:tc>
        <w:tc>
          <w:tcPr>
            <w:tcW w:w="2447" w:type="dxa"/>
          </w:tcPr>
          <w:p w14:paraId="6A2DD767" w14:textId="26DAC01B" w:rsidR="00927713" w:rsidRDefault="0094190A" w:rsidP="001E3ED1">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oMath>
            </m:oMathPara>
          </w:p>
        </w:tc>
        <w:tc>
          <w:tcPr>
            <w:tcW w:w="4348" w:type="dxa"/>
          </w:tcPr>
          <w:p w14:paraId="317C8A07" w14:textId="2966780D" w:rsidR="00F1392E" w:rsidRDefault="002676C6" w:rsidP="001E3ED1">
            <w:pPr>
              <w:rPr>
                <w:rFonts w:ascii="Times New Roman" w:eastAsiaTheme="minorEastAsia" w:hAnsi="Times New Roman" w:cs="Times New Roman"/>
                <w:sz w:val="24"/>
                <w:szCs w:val="24"/>
              </w:rPr>
            </w:pPr>
            <w:r>
              <w:rPr>
                <w:rFonts w:ascii="Times New Roman" w:hAnsi="Times New Roman" w:cs="Times New Roman"/>
                <w:sz w:val="24"/>
                <w:szCs w:val="24"/>
              </w:rPr>
              <w:t>Inductance, L</w:t>
            </w:r>
            <w:r w:rsidR="008C76D2">
              <w:rPr>
                <w:rFonts w:ascii="Times New Roman" w:hAnsi="Times New Roman" w:cs="Times New Roman"/>
                <w:sz w:val="24"/>
                <w:szCs w:val="24"/>
              </w:rPr>
              <w:t>=</w:t>
            </w:r>
            <w:r w:rsidR="007147C6">
              <w:rPr>
                <w:rFonts w:ascii="Times New Roman" w:hAnsi="Times New Roman" w:cs="Times New Roman"/>
                <w:sz w:val="24"/>
                <w:szCs w:val="24"/>
              </w:rPr>
              <w:t>1</w:t>
            </w:r>
            <m:oMath>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-3</m:t>
                  </m:r>
                </m:sup>
              </m:sSup>
            </m:oMath>
          </w:p>
          <w:p w14:paraId="065CFA98" w14:textId="5D68B101" w:rsidR="007147C6" w:rsidRDefault="002676C6" w:rsidP="001E3ED1">
            <w:pPr>
              <w:rPr>
                <w:rFonts w:ascii="Times New Roman" w:eastAsiaTheme="minorEastAsia" w:hAnsi="Times New Roman" w:cs="Times New Roman"/>
                <w:sz w:val="24"/>
                <w:szCs w:val="24"/>
              </w:rPr>
            </w:pPr>
            <w:r>
              <w:rPr>
                <w:rFonts w:ascii="Times New Roman" w:hAnsi="Times New Roman" w:cs="Times New Roman"/>
                <w:sz w:val="24"/>
                <w:szCs w:val="24"/>
              </w:rPr>
              <w:t>Capacitance, C</w:t>
            </w:r>
            <w:r w:rsidR="007147C6">
              <w:rPr>
                <w:rFonts w:ascii="Times New Roman" w:hAnsi="Times New Roman" w:cs="Times New Roman"/>
                <w:sz w:val="24"/>
                <w:szCs w:val="24"/>
              </w:rPr>
              <w:t>=1</w:t>
            </w:r>
            <m:oMath>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-4</m:t>
                  </m:r>
                </m:sup>
              </m:sSup>
            </m:oMath>
          </w:p>
          <w:p w14:paraId="05321632" w14:textId="674BABBC" w:rsidR="008C76D2" w:rsidRDefault="008C7051" w:rsidP="001E3ED1">
            <w:pPr>
              <w:rPr>
                <w:rFonts w:ascii="Times New Roman" w:eastAsiaTheme="minorEastAsia" w:hAnsi="Times New Roman" w:cs="Times New Roman"/>
                <w:sz w:val="24"/>
                <w:szCs w:val="24"/>
              </w:rPr>
            </w:pPr>
            <w:r>
              <w:rPr>
                <w:rFonts w:ascii="Times New Roman" w:hAnsi="Times New Roman" w:cs="Times New Roman"/>
                <w:sz w:val="24"/>
                <w:szCs w:val="24"/>
              </w:rPr>
              <w:t>Switching Frequency</w:t>
            </w:r>
            <w:r w:rsidR="007147C6">
              <w:rPr>
                <w:rFonts w:ascii="Times New Roman" w:hAnsi="Times New Roman" w:cs="Times New Roman"/>
                <w:sz w:val="24"/>
                <w:szCs w:val="24"/>
              </w:rPr>
              <w:t>=5Khz</w:t>
            </w:r>
          </w:p>
        </w:tc>
      </w:tr>
    </w:tbl>
    <w:p w14:paraId="226C8369" w14:textId="7E636AD3" w:rsidR="00E26381" w:rsidRPr="00D6244B" w:rsidRDefault="00D6244B" w:rsidP="00D6244B">
      <w:pPr>
        <w:jc w:val="center"/>
        <w:rPr>
          <w:rFonts w:ascii="Times New Roman" w:hAnsi="Times New Roman" w:cs="Times New Roman"/>
          <w:b/>
          <w:bCs/>
          <w:sz w:val="24"/>
          <w:szCs w:val="24"/>
        </w:rPr>
      </w:pPr>
      <w:r w:rsidRPr="00D6244B">
        <w:rPr>
          <w:rFonts w:ascii="Times New Roman" w:hAnsi="Times New Roman" w:cs="Times New Roman"/>
          <w:b/>
          <w:bCs/>
          <w:sz w:val="24"/>
          <w:szCs w:val="24"/>
        </w:rPr>
        <w:t>Boost Converter</w:t>
      </w:r>
    </w:p>
    <w:p w14:paraId="40DEA23C" w14:textId="656E7A56" w:rsidR="002E7F87" w:rsidRDefault="005F5261" w:rsidP="005F5261">
      <w:pPr>
        <w:jc w:val="center"/>
        <w:rPr>
          <w:rFonts w:ascii="Times New Roman" w:eastAsiaTheme="minorEastAsia" w:hAnsi="Times New Roman" w:cs="Times New Roman"/>
          <w:sz w:val="24"/>
          <w:szCs w:val="24"/>
        </w:rPr>
      </w:pPr>
      <w:r w:rsidRPr="00D428D0">
        <w:rPr>
          <w:noProof/>
          <w:sz w:val="48"/>
          <w:szCs w:val="48"/>
        </w:rPr>
        <w:drawing>
          <wp:inline distT="0" distB="0" distL="0" distR="0" wp14:anchorId="66FA9278" wp14:editId="35D1F4DD">
            <wp:extent cx="5582429" cy="2867425"/>
            <wp:effectExtent l="0" t="0" r="0" b="9525"/>
            <wp:docPr id="78156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3441" name=""/>
                    <pic:cNvPicPr/>
                  </pic:nvPicPr>
                  <pic:blipFill>
                    <a:blip r:embed="rId15"/>
                    <a:stretch>
                      <a:fillRect/>
                    </a:stretch>
                  </pic:blipFill>
                  <pic:spPr>
                    <a:xfrm>
                      <a:off x="0" y="0"/>
                      <a:ext cx="5582429" cy="2867425"/>
                    </a:xfrm>
                    <a:prstGeom prst="rect">
                      <a:avLst/>
                    </a:prstGeom>
                  </pic:spPr>
                </pic:pic>
              </a:graphicData>
            </a:graphic>
          </wp:inline>
        </w:drawing>
      </w:r>
    </w:p>
    <w:p w14:paraId="1372C110" w14:textId="1D67E0E7" w:rsidR="00456692" w:rsidRDefault="00456692" w:rsidP="005F526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.6 Boost Converter Circuit Diagram</w:t>
      </w:r>
    </w:p>
    <w:p w14:paraId="34DD9370" w14:textId="5C9AE074" w:rsidR="00431E20" w:rsidRPr="00182172" w:rsidRDefault="006E22DA" w:rsidP="006E22DA">
      <w:pPr>
        <w:jc w:val="center"/>
        <w:rPr>
          <w:rFonts w:ascii="Times New Roman" w:eastAsiaTheme="minorEastAsia" w:hAnsi="Times New Roman" w:cs="Times New Roman"/>
          <w:sz w:val="32"/>
          <w:szCs w:val="32"/>
        </w:rPr>
      </w:pPr>
      <w:r w:rsidRPr="00182172">
        <w:rPr>
          <w:rFonts w:ascii="Times New Roman" w:eastAsiaTheme="minorEastAsia" w:hAnsi="Times New Roman" w:cs="Times New Roman"/>
          <w:sz w:val="32"/>
          <w:szCs w:val="32"/>
        </w:rPr>
        <w:lastRenderedPageBreak/>
        <w:t>5</w:t>
      </w:r>
      <w:r w:rsidR="00C37E25" w:rsidRPr="00182172">
        <w:rPr>
          <w:rFonts w:ascii="Times New Roman" w:eastAsiaTheme="minorEastAsia" w:hAnsi="Times New Roman" w:cs="Times New Roman"/>
          <w:sz w:val="32"/>
          <w:szCs w:val="32"/>
        </w:rPr>
        <w:t xml:space="preserve">. </w:t>
      </w:r>
      <w:r w:rsidR="004E21B8" w:rsidRPr="00182172">
        <w:rPr>
          <w:rFonts w:ascii="Times New Roman" w:eastAsiaTheme="minorEastAsia" w:hAnsi="Times New Roman" w:cs="Times New Roman"/>
          <w:sz w:val="32"/>
          <w:szCs w:val="32"/>
        </w:rPr>
        <w:t xml:space="preserve">PI Control </w:t>
      </w:r>
      <w:r w:rsidR="00FE3E70" w:rsidRPr="00182172">
        <w:rPr>
          <w:rFonts w:ascii="Times New Roman" w:eastAsiaTheme="minorEastAsia" w:hAnsi="Times New Roman" w:cs="Times New Roman"/>
          <w:sz w:val="32"/>
          <w:szCs w:val="32"/>
        </w:rPr>
        <w:t>Strategy</w:t>
      </w:r>
    </w:p>
    <w:p w14:paraId="5713215D" w14:textId="186F512C" w:rsidR="00D95540" w:rsidRDefault="00816358" w:rsidP="004E21B8">
      <w:pPr>
        <w:rPr>
          <w:rFonts w:ascii="Times New Roman" w:hAnsi="Times New Roman" w:cs="Times New Roman"/>
          <w:sz w:val="24"/>
          <w:szCs w:val="24"/>
        </w:rPr>
      </w:pPr>
      <w:r w:rsidRPr="007F7C6E">
        <w:rPr>
          <w:rFonts w:ascii="Times New Roman" w:hAnsi="Times New Roman" w:cs="Times New Roman"/>
          <w:sz w:val="24"/>
          <w:szCs w:val="24"/>
        </w:rPr>
        <w:t xml:space="preserve">In this technology of V2G, the PI control strategy is a critical power-flow management system between the power source of a vehicle in this case a fuel cell or battery and the electric power grid. The reason for using a PI strategy in a V2G system is based mainly on considerations of simplicity and also because of the high dependability of maintaining stable transfer of power. It works by generating </w:t>
      </w:r>
      <w:r w:rsidR="002676C6" w:rsidRPr="007F7C6E">
        <w:rPr>
          <w:rFonts w:ascii="Times New Roman" w:hAnsi="Times New Roman" w:cs="Times New Roman"/>
          <w:sz w:val="24"/>
          <w:szCs w:val="24"/>
        </w:rPr>
        <w:t>error feedback</w:t>
      </w:r>
      <w:r w:rsidRPr="007F7C6E">
        <w:rPr>
          <w:rFonts w:ascii="Times New Roman" w:hAnsi="Times New Roman" w:cs="Times New Roman"/>
          <w:sz w:val="24"/>
          <w:szCs w:val="24"/>
        </w:rPr>
        <w:t xml:space="preserve"> from the difference between the desired and actual values </w:t>
      </w:r>
      <w:r w:rsidR="002F7D8E" w:rsidRPr="007F7C6E">
        <w:rPr>
          <w:rFonts w:ascii="Times New Roman" w:hAnsi="Times New Roman" w:cs="Times New Roman"/>
          <w:sz w:val="24"/>
          <w:szCs w:val="24"/>
        </w:rPr>
        <w:t xml:space="preserve">of Voltage </w:t>
      </w:r>
      <w:r w:rsidRPr="007F7C6E">
        <w:rPr>
          <w:rFonts w:ascii="Times New Roman" w:hAnsi="Times New Roman" w:cs="Times New Roman"/>
          <w:sz w:val="24"/>
          <w:szCs w:val="24"/>
        </w:rPr>
        <w:t>and feeds it into control signals. The error, therefore, has two parts: a proportional term that reacts with immediate changes and an integral term meant to aggregate past errors, especially geared to correcting steady-state deviations</w:t>
      </w:r>
      <w:r w:rsidR="00605C00">
        <w:rPr>
          <w:rFonts w:ascii="Times New Roman" w:hAnsi="Times New Roman" w:cs="Times New Roman"/>
          <w:sz w:val="24"/>
          <w:szCs w:val="24"/>
        </w:rPr>
        <w:t>[9]</w:t>
      </w:r>
      <w:r w:rsidRPr="007F7C6E">
        <w:rPr>
          <w:rFonts w:ascii="Times New Roman" w:hAnsi="Times New Roman" w:cs="Times New Roman"/>
          <w:sz w:val="24"/>
          <w:szCs w:val="24"/>
        </w:rPr>
        <w:t>. Collectively, these two properties make possible the capability of tracking of reference</w:t>
      </w:r>
      <w:r w:rsidR="009F26D6" w:rsidRPr="007F7C6E">
        <w:rPr>
          <w:rFonts w:ascii="Times New Roman" w:hAnsi="Times New Roman" w:cs="Times New Roman"/>
          <w:sz w:val="24"/>
          <w:szCs w:val="24"/>
        </w:rPr>
        <w:t xml:space="preserve"> voltage</w:t>
      </w:r>
      <w:r w:rsidRPr="007F7C6E">
        <w:rPr>
          <w:rFonts w:ascii="Times New Roman" w:hAnsi="Times New Roman" w:cs="Times New Roman"/>
          <w:sz w:val="24"/>
          <w:szCs w:val="24"/>
        </w:rPr>
        <w:t xml:space="preserve"> inputs with high response speed and good long-time accuracy - the precursory requirements for stabilizing power flow and grid voltage in V2G applications. The PI control strategy plays a dominant role mainly in regulating the output of the DC/DC converter and the DC/AC inverter in the V2G system. As an illustration, the PI controller can ensure that the voltage coming from the fuel cell feeding a DC/DC converter has a stable output and is produced by modulated duty cycle of the converter. This is important since fuel cells and batteries exhibit non-linear characteristics in terms of voltage, load, temperature, and state of charge. With this adjustment, the system can adapt to the same with a PI controller</w:t>
      </w:r>
      <w:r w:rsidR="00AF7587" w:rsidRPr="007F7C6E">
        <w:rPr>
          <w:rFonts w:ascii="Times New Roman" w:hAnsi="Times New Roman" w:cs="Times New Roman"/>
          <w:sz w:val="24"/>
          <w:szCs w:val="24"/>
        </w:rPr>
        <w:t>.</w:t>
      </w:r>
    </w:p>
    <w:p w14:paraId="781126E5" w14:textId="77777777" w:rsidR="0041450A" w:rsidRDefault="0041450A" w:rsidP="0041450A">
      <w:pPr>
        <w:rPr>
          <w:rFonts w:ascii="Times New Roman" w:hAnsi="Times New Roman" w:cs="Times New Roman"/>
          <w:sz w:val="24"/>
          <w:szCs w:val="24"/>
        </w:rPr>
      </w:pPr>
      <w:r>
        <w:rPr>
          <w:rFonts w:ascii="Times New Roman" w:hAnsi="Times New Roman" w:cs="Times New Roman"/>
          <w:sz w:val="24"/>
          <w:szCs w:val="24"/>
        </w:rPr>
        <w:t>Parameters:</w:t>
      </w:r>
    </w:p>
    <w:p w14:paraId="64D128DE" w14:textId="3718A6CC" w:rsidR="00DB79F8" w:rsidRDefault="00DB79F8" w:rsidP="00DB79F8">
      <w:pPr>
        <w:rPr>
          <w:rFonts w:ascii="Times New Roman" w:hAnsi="Times New Roman" w:cs="Times New Roman"/>
          <w:sz w:val="24"/>
          <w:szCs w:val="24"/>
        </w:rPr>
      </w:pPr>
      <w:r>
        <w:rPr>
          <w:rFonts w:ascii="Times New Roman" w:hAnsi="Times New Roman" w:cs="Times New Roman"/>
          <w:sz w:val="24"/>
          <w:szCs w:val="24"/>
        </w:rPr>
        <w:t>Gain</w:t>
      </w:r>
      <w:r w:rsidR="00187766">
        <w:rPr>
          <w:rFonts w:ascii="Times New Roman" w:hAnsi="Times New Roman" w:cs="Times New Roman"/>
          <w:sz w:val="24"/>
          <w:szCs w:val="24"/>
        </w:rPr>
        <w:t xml:space="preserve"> K</w:t>
      </w:r>
      <w:r>
        <w:rPr>
          <w:rFonts w:ascii="Times New Roman" w:hAnsi="Times New Roman" w:cs="Times New Roman"/>
          <w:sz w:val="24"/>
          <w:szCs w:val="24"/>
        </w:rPr>
        <w:t xml:space="preserve">: </w:t>
      </w:r>
      <w:r w:rsidR="00932E8E" w:rsidRPr="0084627C">
        <w:rPr>
          <w:rFonts w:ascii="Times New Roman" w:hAnsi="Times New Roman" w:cs="Times New Roman"/>
          <w:sz w:val="24"/>
          <w:szCs w:val="24"/>
        </w:rPr>
        <w:t>0.007</w:t>
      </w:r>
      <w:r w:rsidR="00932E8E">
        <w:rPr>
          <w:rFonts w:ascii="Times New Roman" w:hAnsi="Times New Roman" w:cs="Times New Roman"/>
          <w:sz w:val="24"/>
          <w:szCs w:val="24"/>
        </w:rPr>
        <w:t>.</w:t>
      </w:r>
    </w:p>
    <w:p w14:paraId="4719C429" w14:textId="0C570411" w:rsidR="00DB79F8" w:rsidRDefault="00DB79F8" w:rsidP="00DB79F8">
      <w:pPr>
        <w:rPr>
          <w:rFonts w:ascii="Times New Roman" w:hAnsi="Times New Roman" w:cs="Times New Roman"/>
          <w:sz w:val="24"/>
          <w:szCs w:val="24"/>
        </w:rPr>
      </w:pPr>
      <w:r>
        <w:rPr>
          <w:rFonts w:ascii="Times New Roman" w:hAnsi="Times New Roman" w:cs="Times New Roman"/>
          <w:sz w:val="24"/>
          <w:szCs w:val="24"/>
        </w:rPr>
        <w:t xml:space="preserve">Proportional </w:t>
      </w:r>
      <w:r w:rsidR="00A55E92">
        <w:rPr>
          <w:rFonts w:ascii="Times New Roman" w:hAnsi="Times New Roman" w:cs="Times New Roman"/>
          <w:sz w:val="24"/>
          <w:szCs w:val="24"/>
        </w:rPr>
        <w:t>Constant</w:t>
      </w:r>
      <w:r>
        <w:rPr>
          <w:rFonts w:ascii="Times New Roman" w:hAnsi="Times New Roman" w:cs="Times New Roman"/>
          <w:sz w:val="24"/>
          <w:szCs w:val="24"/>
        </w:rPr>
        <w:t xml:space="preserve"> Kp: </w:t>
      </w:r>
      <w:r w:rsidR="00932E8E">
        <w:rPr>
          <w:rFonts w:ascii="Times New Roman" w:hAnsi="Times New Roman" w:cs="Times New Roman"/>
          <w:sz w:val="24"/>
          <w:szCs w:val="24"/>
        </w:rPr>
        <w:t>0.6.</w:t>
      </w:r>
    </w:p>
    <w:p w14:paraId="428727DE" w14:textId="34037F9E" w:rsidR="00DB79F8" w:rsidRDefault="00DB79F8" w:rsidP="00DB79F8">
      <w:pPr>
        <w:rPr>
          <w:rFonts w:ascii="Times New Roman" w:hAnsi="Times New Roman" w:cs="Times New Roman"/>
          <w:sz w:val="24"/>
          <w:szCs w:val="24"/>
        </w:rPr>
      </w:pPr>
      <w:r>
        <w:rPr>
          <w:rFonts w:ascii="Times New Roman" w:hAnsi="Times New Roman" w:cs="Times New Roman"/>
          <w:sz w:val="24"/>
          <w:szCs w:val="24"/>
        </w:rPr>
        <w:t xml:space="preserve">Integral </w:t>
      </w:r>
      <w:r w:rsidR="00A55E92">
        <w:rPr>
          <w:rFonts w:ascii="Times New Roman" w:hAnsi="Times New Roman" w:cs="Times New Roman"/>
          <w:sz w:val="24"/>
          <w:szCs w:val="24"/>
        </w:rPr>
        <w:t>Constant</w:t>
      </w:r>
      <w:r>
        <w:rPr>
          <w:rFonts w:ascii="Times New Roman" w:hAnsi="Times New Roman" w:cs="Times New Roman"/>
          <w:sz w:val="24"/>
          <w:szCs w:val="24"/>
        </w:rPr>
        <w:t xml:space="preserve"> Ki</w:t>
      </w:r>
      <w:r w:rsidR="004D369A">
        <w:rPr>
          <w:rFonts w:ascii="Times New Roman" w:hAnsi="Times New Roman" w:cs="Times New Roman"/>
          <w:sz w:val="24"/>
          <w:szCs w:val="24"/>
        </w:rPr>
        <w:t>:</w:t>
      </w:r>
      <w:r>
        <w:rPr>
          <w:rFonts w:ascii="Times New Roman" w:hAnsi="Times New Roman" w:cs="Times New Roman"/>
          <w:sz w:val="24"/>
          <w:szCs w:val="24"/>
        </w:rPr>
        <w:t xml:space="preserve"> </w:t>
      </w:r>
      <w:r w:rsidR="00932E8E">
        <w:rPr>
          <w:rFonts w:ascii="Times New Roman" w:hAnsi="Times New Roman" w:cs="Times New Roman"/>
          <w:sz w:val="24"/>
          <w:szCs w:val="24"/>
        </w:rPr>
        <w:t>8.</w:t>
      </w:r>
    </w:p>
    <w:p w14:paraId="0D200F6A" w14:textId="258BD4BB" w:rsidR="0041450A" w:rsidRDefault="006135DD" w:rsidP="0041450A">
      <w:pPr>
        <w:rPr>
          <w:rFonts w:ascii="Times New Roman" w:hAnsi="Times New Roman" w:cs="Times New Roman"/>
          <w:sz w:val="24"/>
          <w:szCs w:val="24"/>
        </w:rPr>
      </w:pPr>
      <w:r w:rsidRPr="004E07CB">
        <w:rPr>
          <w:noProof/>
          <w:sz w:val="48"/>
          <w:szCs w:val="48"/>
        </w:rPr>
        <w:drawing>
          <wp:inline distT="0" distB="0" distL="0" distR="0" wp14:anchorId="12F90BB2" wp14:editId="77425540">
            <wp:extent cx="6558660" cy="1488558"/>
            <wp:effectExtent l="0" t="0" r="0" b="0"/>
            <wp:docPr id="1747574989"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74989" name="Picture 1" descr="A diagram of a block diagram&#10;&#10;Description automatically generated"/>
                    <pic:cNvPicPr/>
                  </pic:nvPicPr>
                  <pic:blipFill>
                    <a:blip r:embed="rId16"/>
                    <a:stretch>
                      <a:fillRect/>
                    </a:stretch>
                  </pic:blipFill>
                  <pic:spPr>
                    <a:xfrm>
                      <a:off x="0" y="0"/>
                      <a:ext cx="6558660" cy="1488558"/>
                    </a:xfrm>
                    <a:prstGeom prst="rect">
                      <a:avLst/>
                    </a:prstGeom>
                  </pic:spPr>
                </pic:pic>
              </a:graphicData>
            </a:graphic>
          </wp:inline>
        </w:drawing>
      </w:r>
    </w:p>
    <w:p w14:paraId="79C814E5" w14:textId="0ADEE178" w:rsidR="00AC78FD" w:rsidRPr="00FD3BA2" w:rsidRDefault="00AC78FD" w:rsidP="00AC78FD">
      <w:pPr>
        <w:jc w:val="center"/>
        <w:rPr>
          <w:sz w:val="24"/>
          <w:szCs w:val="24"/>
        </w:rPr>
      </w:pPr>
      <w:r>
        <w:rPr>
          <w:rFonts w:ascii="Times New Roman" w:hAnsi="Times New Roman" w:cs="Times New Roman"/>
          <w:sz w:val="24"/>
          <w:szCs w:val="24"/>
        </w:rPr>
        <w:t>Fig .7</w:t>
      </w:r>
      <w:r w:rsidR="00FD3BA2">
        <w:rPr>
          <w:rFonts w:ascii="Times New Roman" w:hAnsi="Times New Roman" w:cs="Times New Roman"/>
          <w:sz w:val="24"/>
          <w:szCs w:val="24"/>
        </w:rPr>
        <w:t xml:space="preserve"> PI Controller </w:t>
      </w:r>
      <w:r w:rsidR="006E22DA">
        <w:rPr>
          <w:rFonts w:ascii="Times New Roman" w:hAnsi="Times New Roman" w:cs="Times New Roman"/>
          <w:sz w:val="24"/>
          <w:szCs w:val="24"/>
        </w:rPr>
        <w:t>Circuit Design</w:t>
      </w:r>
    </w:p>
    <w:p w14:paraId="14A9F745" w14:textId="25434DA4" w:rsidR="002D4BAA" w:rsidRDefault="0013791D" w:rsidP="0041450A">
      <w:pPr>
        <w:rPr>
          <w:rFonts w:ascii="Times New Roman" w:hAnsi="Times New Roman" w:cs="Times New Roman"/>
          <w:sz w:val="24"/>
          <w:szCs w:val="24"/>
        </w:rPr>
      </w:pPr>
      <w:r w:rsidRPr="0013791D">
        <w:rPr>
          <w:noProof/>
          <w:sz w:val="48"/>
          <w:szCs w:val="48"/>
        </w:rPr>
        <w:drawing>
          <wp:inline distT="0" distB="0" distL="0" distR="0" wp14:anchorId="3EDBB6AC" wp14:editId="7F0BDA89">
            <wp:extent cx="6840220" cy="1358900"/>
            <wp:effectExtent l="0" t="0" r="0" b="0"/>
            <wp:docPr id="1669371024" name="Picture 1" descr="A black screen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1024" name="Picture 1" descr="A black screen with yellow lines&#10;&#10;Description automatically generated"/>
                    <pic:cNvPicPr/>
                  </pic:nvPicPr>
                  <pic:blipFill>
                    <a:blip r:embed="rId17"/>
                    <a:stretch>
                      <a:fillRect/>
                    </a:stretch>
                  </pic:blipFill>
                  <pic:spPr>
                    <a:xfrm>
                      <a:off x="0" y="0"/>
                      <a:ext cx="6840220" cy="1358900"/>
                    </a:xfrm>
                    <a:prstGeom prst="rect">
                      <a:avLst/>
                    </a:prstGeom>
                  </pic:spPr>
                </pic:pic>
              </a:graphicData>
            </a:graphic>
          </wp:inline>
        </w:drawing>
      </w:r>
    </w:p>
    <w:p w14:paraId="069FE085" w14:textId="3112CA03" w:rsidR="002D4BAA" w:rsidRDefault="002D4BAA" w:rsidP="0041450A">
      <w:pPr>
        <w:jc w:val="center"/>
        <w:rPr>
          <w:rFonts w:ascii="Times New Roman" w:hAnsi="Times New Roman" w:cs="Times New Roman"/>
          <w:sz w:val="24"/>
          <w:szCs w:val="24"/>
        </w:rPr>
      </w:pPr>
      <w:r>
        <w:rPr>
          <w:rFonts w:ascii="Times New Roman" w:hAnsi="Times New Roman" w:cs="Times New Roman"/>
          <w:sz w:val="24"/>
          <w:szCs w:val="24"/>
        </w:rPr>
        <w:t>Fig 8.1</w:t>
      </w:r>
      <w:r w:rsidR="0048217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output</m:t>
            </m:r>
          </m:sub>
        </m:sSub>
      </m:oMath>
      <w:r w:rsidR="00D532A7">
        <w:rPr>
          <w:rFonts w:ascii="Times New Roman" w:eastAsiaTheme="minorEastAsia" w:hAnsi="Times New Roman" w:cs="Times New Roman"/>
          <w:sz w:val="24"/>
          <w:szCs w:val="24"/>
        </w:rPr>
        <w:t xml:space="preserve"> of Boost Converter</w:t>
      </w:r>
    </w:p>
    <w:p w14:paraId="325EF1D3" w14:textId="1BEAAADF" w:rsidR="000F3488" w:rsidRDefault="003B2B96" w:rsidP="0041450A">
      <w:pPr>
        <w:rPr>
          <w:rFonts w:ascii="Times New Roman" w:hAnsi="Times New Roman" w:cs="Times New Roman"/>
          <w:sz w:val="24"/>
          <w:szCs w:val="24"/>
        </w:rPr>
      </w:pPr>
      <w:r w:rsidRPr="003B2B96">
        <w:rPr>
          <w:noProof/>
          <w:sz w:val="48"/>
          <w:szCs w:val="48"/>
        </w:rPr>
        <w:drawing>
          <wp:inline distT="0" distB="0" distL="0" distR="0" wp14:anchorId="7B6F996B" wp14:editId="06B9CEF1">
            <wp:extent cx="6840220" cy="1574800"/>
            <wp:effectExtent l="0" t="0" r="0" b="6350"/>
            <wp:docPr id="21058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2419" name=""/>
                    <pic:cNvPicPr/>
                  </pic:nvPicPr>
                  <pic:blipFill>
                    <a:blip r:embed="rId18"/>
                    <a:stretch>
                      <a:fillRect/>
                    </a:stretch>
                  </pic:blipFill>
                  <pic:spPr>
                    <a:xfrm>
                      <a:off x="0" y="0"/>
                      <a:ext cx="6840220" cy="1574800"/>
                    </a:xfrm>
                    <a:prstGeom prst="rect">
                      <a:avLst/>
                    </a:prstGeom>
                  </pic:spPr>
                </pic:pic>
              </a:graphicData>
            </a:graphic>
          </wp:inline>
        </w:drawing>
      </w:r>
    </w:p>
    <w:p w14:paraId="125B04F7" w14:textId="0278116F" w:rsidR="00D532A7" w:rsidRDefault="00D532A7" w:rsidP="00B66F03">
      <w:pPr>
        <w:jc w:val="center"/>
        <w:rPr>
          <w:rFonts w:ascii="Times New Roman" w:hAnsi="Times New Roman" w:cs="Times New Roman"/>
          <w:sz w:val="24"/>
          <w:szCs w:val="24"/>
        </w:rPr>
      </w:pPr>
      <w:r>
        <w:rPr>
          <w:rFonts w:ascii="Times New Roman" w:hAnsi="Times New Roman" w:cs="Times New Roman"/>
          <w:sz w:val="24"/>
          <w:szCs w:val="24"/>
        </w:rPr>
        <w:t>Fig 8.2</w:t>
      </w:r>
      <w:r w:rsidR="0048217F">
        <w:rPr>
          <w:rFonts w:ascii="Times New Roman" w:hAnsi="Times New Roman" w:cs="Times New Roman"/>
          <w:sz w:val="24"/>
          <w:szCs w:val="24"/>
        </w:rPr>
        <w:t xml:space="preserve"> </w:t>
      </w:r>
      <w:r w:rsidR="00E06925" w:rsidRPr="00B8489E">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output</m:t>
            </m:r>
          </m:sub>
        </m:sSub>
      </m:oMath>
      <w:r>
        <w:rPr>
          <w:rFonts w:ascii="Cambria Math" w:eastAsiaTheme="minorEastAsia" w:hAnsi="Cambria Math" w:cs="Times New Roman"/>
          <w:i/>
          <w:sz w:val="24"/>
          <w:szCs w:val="24"/>
        </w:rPr>
        <w:t xml:space="preserve"> </w:t>
      </w:r>
      <w:r>
        <w:rPr>
          <w:rFonts w:ascii="Times New Roman" w:eastAsiaTheme="minorEastAsia" w:hAnsi="Times New Roman" w:cs="Times New Roman"/>
          <w:sz w:val="24"/>
          <w:szCs w:val="24"/>
        </w:rPr>
        <w:t>of Boost Converter</w:t>
      </w:r>
    </w:p>
    <w:p w14:paraId="5393FC96" w14:textId="77777777" w:rsidR="00D532A7" w:rsidRDefault="00F56350" w:rsidP="004E21B8">
      <w:pPr>
        <w:rPr>
          <w:rFonts w:ascii="Times New Roman" w:hAnsi="Times New Roman" w:cs="Times New Roman"/>
          <w:sz w:val="24"/>
          <w:szCs w:val="24"/>
        </w:rPr>
      </w:pPr>
      <w:r w:rsidRPr="00F56350">
        <w:rPr>
          <w:noProof/>
          <w:sz w:val="48"/>
          <w:szCs w:val="48"/>
        </w:rPr>
        <w:lastRenderedPageBreak/>
        <w:drawing>
          <wp:inline distT="0" distB="0" distL="0" distR="0" wp14:anchorId="359DFF68" wp14:editId="484C80A6">
            <wp:extent cx="6840220" cy="1689100"/>
            <wp:effectExtent l="0" t="0" r="0" b="6350"/>
            <wp:docPr id="1954460452" name="Picture 1" descr="A black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0452" name="Picture 1" descr="A black rectangular object with a yellow line&#10;&#10;Description automatically generated"/>
                    <pic:cNvPicPr/>
                  </pic:nvPicPr>
                  <pic:blipFill>
                    <a:blip r:embed="rId19"/>
                    <a:stretch>
                      <a:fillRect/>
                    </a:stretch>
                  </pic:blipFill>
                  <pic:spPr>
                    <a:xfrm>
                      <a:off x="0" y="0"/>
                      <a:ext cx="6840220" cy="1689100"/>
                    </a:xfrm>
                    <a:prstGeom prst="rect">
                      <a:avLst/>
                    </a:prstGeom>
                  </pic:spPr>
                </pic:pic>
              </a:graphicData>
            </a:graphic>
          </wp:inline>
        </w:drawing>
      </w:r>
    </w:p>
    <w:p w14:paraId="31327722" w14:textId="1A2A6333" w:rsidR="0041450A" w:rsidRDefault="00D532A7" w:rsidP="00CB35A5">
      <w:pPr>
        <w:jc w:val="center"/>
        <w:rPr>
          <w:sz w:val="48"/>
          <w:szCs w:val="48"/>
        </w:rPr>
      </w:pPr>
      <w:r>
        <w:rPr>
          <w:rFonts w:ascii="Times New Roman" w:hAnsi="Times New Roman" w:cs="Times New Roman"/>
          <w:sz w:val="24"/>
          <w:szCs w:val="24"/>
        </w:rPr>
        <w:t>Fig 8.3</w:t>
      </w:r>
      <w:r w:rsidR="0048217F">
        <w:rPr>
          <w:rFonts w:ascii="Times New Roman" w:hAnsi="Times New Roman" w:cs="Times New Roman"/>
          <w:sz w:val="24"/>
          <w:szCs w:val="24"/>
        </w:rPr>
        <w:t xml:space="preserve"> </w:t>
      </w:r>
      <w:r w:rsidR="00CB35A5" w:rsidRPr="00CB35A5">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input</m:t>
            </m:r>
          </m:sub>
        </m:sSub>
      </m:oMath>
      <w:r w:rsidR="00CB35A5">
        <w:rPr>
          <w:rFonts w:ascii="Cambria Math" w:eastAsiaTheme="minorEastAsia" w:hAnsi="Cambria Math" w:cs="Times New Roman"/>
          <w:i/>
          <w:sz w:val="24"/>
          <w:szCs w:val="24"/>
        </w:rPr>
        <w:t xml:space="preserve"> </w:t>
      </w:r>
      <w:r w:rsidR="00F54EA9">
        <w:rPr>
          <w:rFonts w:ascii="Times New Roman" w:eastAsiaTheme="minorEastAsia" w:hAnsi="Times New Roman" w:cs="Times New Roman"/>
          <w:sz w:val="24"/>
          <w:szCs w:val="24"/>
        </w:rPr>
        <w:t>at</w:t>
      </w:r>
      <w:r w:rsidR="00CB35A5">
        <w:rPr>
          <w:rFonts w:ascii="Times New Roman" w:eastAsiaTheme="minorEastAsia" w:hAnsi="Times New Roman" w:cs="Times New Roman"/>
          <w:sz w:val="24"/>
          <w:szCs w:val="24"/>
        </w:rPr>
        <w:t xml:space="preserve"> fuel cell</w:t>
      </w:r>
      <w:r w:rsidR="00CB35A5" w:rsidRPr="00E5199C">
        <w:rPr>
          <w:noProof/>
          <w:sz w:val="48"/>
          <w:szCs w:val="48"/>
        </w:rPr>
        <w:t xml:space="preserve"> </w:t>
      </w:r>
      <w:r w:rsidR="00E5199C" w:rsidRPr="00E5199C">
        <w:rPr>
          <w:noProof/>
          <w:sz w:val="48"/>
          <w:szCs w:val="48"/>
        </w:rPr>
        <w:drawing>
          <wp:inline distT="0" distB="0" distL="0" distR="0" wp14:anchorId="48B2BF1E" wp14:editId="3E36EB2D">
            <wp:extent cx="6840220" cy="1689100"/>
            <wp:effectExtent l="0" t="0" r="0" b="6350"/>
            <wp:docPr id="2140238357" name="Picture 1" descr="A black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38357" name="Picture 1" descr="A black rectangular object with a yellow line&#10;&#10;Description automatically generated"/>
                    <pic:cNvPicPr/>
                  </pic:nvPicPr>
                  <pic:blipFill>
                    <a:blip r:embed="rId20"/>
                    <a:stretch>
                      <a:fillRect/>
                    </a:stretch>
                  </pic:blipFill>
                  <pic:spPr>
                    <a:xfrm>
                      <a:off x="0" y="0"/>
                      <a:ext cx="6840220" cy="1689100"/>
                    </a:xfrm>
                    <a:prstGeom prst="rect">
                      <a:avLst/>
                    </a:prstGeom>
                  </pic:spPr>
                </pic:pic>
              </a:graphicData>
            </a:graphic>
          </wp:inline>
        </w:drawing>
      </w:r>
    </w:p>
    <w:p w14:paraId="416047EE" w14:textId="379560B6" w:rsidR="00B66F03" w:rsidRDefault="00B66F03" w:rsidP="00CB35A5">
      <w:pPr>
        <w:jc w:val="center"/>
        <w:rPr>
          <w:rFonts w:ascii="Times New Roman" w:hAnsi="Times New Roman" w:cs="Times New Roman"/>
          <w:sz w:val="24"/>
          <w:szCs w:val="24"/>
        </w:rPr>
      </w:pPr>
      <w:r>
        <w:rPr>
          <w:rFonts w:ascii="Times New Roman" w:hAnsi="Times New Roman" w:cs="Times New Roman"/>
          <w:sz w:val="24"/>
          <w:szCs w:val="24"/>
        </w:rPr>
        <w:t xml:space="preserve">Fig </w:t>
      </w:r>
      <w:r w:rsidR="005F0755">
        <w:rPr>
          <w:rFonts w:ascii="Times New Roman" w:hAnsi="Times New Roman" w:cs="Times New Roman"/>
          <w:sz w:val="24"/>
          <w:szCs w:val="24"/>
        </w:rPr>
        <w:t>8.4 Duty</w:t>
      </w:r>
      <w:r>
        <w:rPr>
          <w:rFonts w:ascii="Times New Roman" w:hAnsi="Times New Roman" w:cs="Times New Roman"/>
          <w:sz w:val="24"/>
          <w:szCs w:val="24"/>
        </w:rPr>
        <w:t xml:space="preserve"> Cycle</w:t>
      </w:r>
    </w:p>
    <w:p w14:paraId="685D67DF" w14:textId="6FA3D7E1" w:rsidR="00B66F03" w:rsidRDefault="00B66F03" w:rsidP="00CB35A5">
      <w:pPr>
        <w:rPr>
          <w:rFonts w:ascii="Times New Roman" w:hAnsi="Times New Roman" w:cs="Times New Roman"/>
          <w:sz w:val="24"/>
          <w:szCs w:val="24"/>
        </w:rPr>
      </w:pPr>
      <w:r>
        <w:rPr>
          <w:rFonts w:ascii="Times New Roman" w:hAnsi="Times New Roman" w:cs="Times New Roman"/>
          <w:sz w:val="24"/>
          <w:szCs w:val="24"/>
        </w:rPr>
        <w:t>Boost Converter attained an efficiency of 93.75% at 0.76 duty cycle at e</w:t>
      </w:r>
      <w:r w:rsidR="00681787">
        <w:rPr>
          <w:rFonts w:ascii="Times New Roman" w:hAnsi="Times New Roman" w:cs="Times New Roman"/>
          <w:sz w:val="24"/>
          <w:szCs w:val="24"/>
        </w:rPr>
        <w:t>quilibrium condition</w:t>
      </w:r>
      <w:r w:rsidR="00720AF0">
        <w:rPr>
          <w:rFonts w:ascii="Times New Roman" w:hAnsi="Times New Roman" w:cs="Times New Roman"/>
          <w:sz w:val="24"/>
          <w:szCs w:val="24"/>
        </w:rPr>
        <w:t>.</w:t>
      </w:r>
    </w:p>
    <w:p w14:paraId="0C3FAA59" w14:textId="77777777" w:rsidR="00D66AE8" w:rsidRPr="00D95540" w:rsidRDefault="00D66AE8" w:rsidP="00CB35A5">
      <w:pPr>
        <w:rPr>
          <w:rFonts w:ascii="Times New Roman" w:hAnsi="Times New Roman" w:cs="Times New Roman"/>
          <w:sz w:val="24"/>
          <w:szCs w:val="24"/>
        </w:rPr>
      </w:pPr>
    </w:p>
    <w:p w14:paraId="2B4EE5FD" w14:textId="605F508D" w:rsidR="009E4C83" w:rsidRPr="00182172" w:rsidRDefault="006E22DA" w:rsidP="006E22DA">
      <w:pPr>
        <w:jc w:val="center"/>
        <w:rPr>
          <w:rFonts w:ascii="Times New Roman" w:hAnsi="Times New Roman" w:cs="Times New Roman"/>
          <w:sz w:val="32"/>
          <w:szCs w:val="32"/>
        </w:rPr>
      </w:pPr>
      <w:r w:rsidRPr="00182172">
        <w:rPr>
          <w:rFonts w:ascii="Times New Roman" w:hAnsi="Times New Roman" w:cs="Times New Roman"/>
          <w:sz w:val="32"/>
          <w:szCs w:val="32"/>
        </w:rPr>
        <w:t>6.</w:t>
      </w:r>
      <w:r w:rsidR="009E4C83" w:rsidRPr="00182172">
        <w:rPr>
          <w:sz w:val="32"/>
          <w:szCs w:val="32"/>
        </w:rPr>
        <w:t xml:space="preserve"> </w:t>
      </w:r>
      <w:r w:rsidR="009E4C83" w:rsidRPr="00182172">
        <w:rPr>
          <w:rFonts w:ascii="Times New Roman" w:hAnsi="Times New Roman" w:cs="Times New Roman"/>
          <w:sz w:val="32"/>
          <w:szCs w:val="32"/>
        </w:rPr>
        <w:t>DC-</w:t>
      </w:r>
      <w:r w:rsidR="003E7F84" w:rsidRPr="00182172">
        <w:rPr>
          <w:rFonts w:ascii="Times New Roman" w:hAnsi="Times New Roman" w:cs="Times New Roman"/>
          <w:sz w:val="32"/>
          <w:szCs w:val="32"/>
        </w:rPr>
        <w:t>A</w:t>
      </w:r>
      <w:r w:rsidR="009E4C83" w:rsidRPr="00182172">
        <w:rPr>
          <w:rFonts w:ascii="Times New Roman" w:hAnsi="Times New Roman" w:cs="Times New Roman"/>
          <w:sz w:val="32"/>
          <w:szCs w:val="32"/>
        </w:rPr>
        <w:t xml:space="preserve">C </w:t>
      </w:r>
      <w:r w:rsidRPr="00182172">
        <w:rPr>
          <w:rFonts w:ascii="Times New Roman" w:hAnsi="Times New Roman" w:cs="Times New Roman"/>
          <w:sz w:val="32"/>
          <w:szCs w:val="32"/>
        </w:rPr>
        <w:t>Converter and Control</w:t>
      </w:r>
    </w:p>
    <w:p w14:paraId="7EC5223D" w14:textId="122EA8E5" w:rsidR="007952C1" w:rsidRPr="008A1FB7" w:rsidRDefault="007952C1" w:rsidP="007952C1">
      <w:pPr>
        <w:rPr>
          <w:rFonts w:ascii="Times New Roman" w:hAnsi="Times New Roman" w:cs="Times New Roman"/>
          <w:sz w:val="24"/>
          <w:szCs w:val="24"/>
        </w:rPr>
      </w:pPr>
      <w:r w:rsidRPr="008A1FB7">
        <w:rPr>
          <w:rFonts w:ascii="Times New Roman" w:hAnsi="Times New Roman" w:cs="Times New Roman"/>
          <w:sz w:val="24"/>
          <w:szCs w:val="24"/>
        </w:rPr>
        <w:t>Actually, DC/AC inverter is considered to be the core part in V2G technology; DC side is where fuel cells produce a DC voltage and power received from it feeds into the AC grid, which normally supplies an alternating current (AC). Once the stable DC output voltage is developed by the DC/DC converter of the fuel cell, then DC/AC inverter has to carry out the conversion from the stable DC voltage to a suitable AC grid-compatible voltage. This conversion is quite important in that the power produced by a fuel cell is basically for consumption by an electric grid, which operates on standard AC frequencies, normally 50 or 60 Hz. The inverter does not have the purpose of conversion alone but also ensures that the AC output comes with synchronization in phase and frequency with the grid, which is a requirement for the safe and stable integration of the V2G system.</w:t>
      </w:r>
      <w:r w:rsidR="00605C00">
        <w:rPr>
          <w:rFonts w:ascii="Times New Roman" w:hAnsi="Times New Roman" w:cs="Times New Roman"/>
          <w:sz w:val="24"/>
          <w:szCs w:val="24"/>
        </w:rPr>
        <w:t>[1</w:t>
      </w:r>
      <w:r w:rsidR="00E674C2">
        <w:rPr>
          <w:rFonts w:ascii="Times New Roman" w:hAnsi="Times New Roman" w:cs="Times New Roman"/>
          <w:sz w:val="24"/>
          <w:szCs w:val="24"/>
        </w:rPr>
        <w:t>3</w:t>
      </w:r>
      <w:r w:rsidR="00605C00">
        <w:rPr>
          <w:rFonts w:ascii="Times New Roman" w:hAnsi="Times New Roman" w:cs="Times New Roman"/>
          <w:sz w:val="24"/>
          <w:szCs w:val="24"/>
        </w:rPr>
        <w:t>]</w:t>
      </w:r>
    </w:p>
    <w:p w14:paraId="6BBF7BD0" w14:textId="78599FEF" w:rsidR="007952C1" w:rsidRPr="008A1FB7" w:rsidRDefault="007952C1" w:rsidP="007952C1">
      <w:pPr>
        <w:rPr>
          <w:rFonts w:ascii="Times New Roman" w:hAnsi="Times New Roman" w:cs="Times New Roman"/>
          <w:sz w:val="24"/>
          <w:szCs w:val="24"/>
        </w:rPr>
      </w:pPr>
      <w:r w:rsidRPr="008A1FB7">
        <w:rPr>
          <w:rFonts w:ascii="Times New Roman" w:hAnsi="Times New Roman" w:cs="Times New Roman"/>
          <w:sz w:val="24"/>
          <w:szCs w:val="24"/>
        </w:rPr>
        <w:t>To meet this end, several control techniques comprising of PWM or SPWM generate a smooth AC waveform that satisfies the conditions of grid voltage and frequency. Further, an inverter may also be additionally provided with a filtering stage that, in most cases, is an inductive L filter which causes the high</w:t>
      </w:r>
      <w:r w:rsidR="00A32DD1" w:rsidRPr="008A1FB7">
        <w:rPr>
          <w:rFonts w:ascii="Times New Roman" w:hAnsi="Times New Roman" w:cs="Times New Roman"/>
          <w:sz w:val="24"/>
          <w:szCs w:val="24"/>
        </w:rPr>
        <w:t xml:space="preserve"> </w:t>
      </w:r>
      <w:r w:rsidRPr="008A1FB7">
        <w:rPr>
          <w:rFonts w:ascii="Times New Roman" w:hAnsi="Times New Roman" w:cs="Times New Roman"/>
          <w:sz w:val="24"/>
          <w:szCs w:val="24"/>
        </w:rPr>
        <w:t>frequency switching ripples produced during DC to AC inversion to be minimum. These ripples, if not filtered, can also cause noise or instability in the power being supplied to the grid. Proper management of these technical requirements by the inverter ensures smooth and efficient power flow to the grid from the fuel cell, thereby enhancing the reliability of the V2G system. V2G technology can contribute to grid stability by playing a role for the DC/AC inverter, providing clean energy from the renewable sources, balancing demand, and allowing for highly efficient bi-directional energy flow.</w:t>
      </w:r>
    </w:p>
    <w:p w14:paraId="6057CD39" w14:textId="2BFDCBEE" w:rsidR="00F07C69" w:rsidRDefault="00F07C69" w:rsidP="009872FB">
      <w:pPr>
        <w:rPr>
          <w:rFonts w:ascii="Times New Roman" w:eastAsiaTheme="minorEastAsia" w:hAnsi="Times New Roman" w:cs="Times New Roman"/>
          <w:sz w:val="24"/>
          <w:szCs w:val="24"/>
        </w:rPr>
      </w:pPr>
    </w:p>
    <w:p w14:paraId="50E53A0B" w14:textId="77777777" w:rsidR="009872FB" w:rsidRPr="007F7C6E" w:rsidRDefault="009872FB" w:rsidP="009872FB">
      <w:pPr>
        <w:rPr>
          <w:rFonts w:ascii="Times New Roman" w:eastAsiaTheme="minorEastAsia" w:hAnsi="Times New Roman" w:cs="Times New Roman"/>
          <w:sz w:val="24"/>
          <w:szCs w:val="24"/>
        </w:rPr>
      </w:pPr>
    </w:p>
    <w:p w14:paraId="260EF43F" w14:textId="5A60AC28" w:rsidR="00CB3388" w:rsidRPr="00A118DC" w:rsidRDefault="00CB3388" w:rsidP="00A118DC">
      <w:pPr>
        <w:rPr>
          <w:rFonts w:ascii="Times New Roman" w:eastAsiaTheme="minorEastAsia" w:hAnsi="Times New Roman" w:cs="Times New Roman"/>
          <w:sz w:val="24"/>
          <w:szCs w:val="24"/>
        </w:rPr>
      </w:pPr>
      <w:r w:rsidRPr="008F1CBF">
        <w:rPr>
          <w:noProof/>
          <w:sz w:val="48"/>
          <w:szCs w:val="48"/>
        </w:rPr>
        <w:lastRenderedPageBreak/>
        <w:drawing>
          <wp:inline distT="0" distB="0" distL="0" distR="0" wp14:anchorId="776EA1D0" wp14:editId="39E1C408">
            <wp:extent cx="6839623" cy="2923822"/>
            <wp:effectExtent l="0" t="0" r="0" b="0"/>
            <wp:docPr id="118356249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62495" name="Picture 1" descr="A diagram of a circuit&#10;&#10;Description automatically generated"/>
                    <pic:cNvPicPr/>
                  </pic:nvPicPr>
                  <pic:blipFill>
                    <a:blip r:embed="rId21"/>
                    <a:stretch>
                      <a:fillRect/>
                    </a:stretch>
                  </pic:blipFill>
                  <pic:spPr>
                    <a:xfrm>
                      <a:off x="0" y="0"/>
                      <a:ext cx="6849203" cy="2927917"/>
                    </a:xfrm>
                    <a:prstGeom prst="rect">
                      <a:avLst/>
                    </a:prstGeom>
                  </pic:spPr>
                </pic:pic>
              </a:graphicData>
            </a:graphic>
          </wp:inline>
        </w:drawing>
      </w:r>
    </w:p>
    <w:p w14:paraId="46C30F2E" w14:textId="78ABE847" w:rsidR="00BE2624" w:rsidRDefault="00BE2624" w:rsidP="00BE2624">
      <w:pPr>
        <w:jc w:val="center"/>
        <w:rPr>
          <w:rFonts w:ascii="Times New Roman" w:hAnsi="Times New Roman" w:cs="Times New Roman"/>
          <w:noProof/>
          <w:sz w:val="24"/>
          <w:szCs w:val="24"/>
        </w:rPr>
      </w:pPr>
      <w:r>
        <w:rPr>
          <w:rFonts w:ascii="Times New Roman" w:hAnsi="Times New Roman" w:cs="Times New Roman"/>
          <w:noProof/>
          <w:sz w:val="24"/>
          <w:szCs w:val="24"/>
        </w:rPr>
        <w:t>Fig 9 DC/AC Converter Circuit Diagram</w:t>
      </w:r>
    </w:p>
    <w:p w14:paraId="25D8BCBC" w14:textId="77777777" w:rsidR="00CB090F" w:rsidRDefault="00CB090F" w:rsidP="00CB090F">
      <w:pPr>
        <w:rPr>
          <w:rFonts w:ascii="Times New Roman" w:hAnsi="Times New Roman" w:cs="Times New Roman"/>
          <w:sz w:val="24"/>
          <w:szCs w:val="24"/>
        </w:rPr>
      </w:pPr>
      <w:r>
        <w:rPr>
          <w:rFonts w:ascii="Times New Roman" w:hAnsi="Times New Roman" w:cs="Times New Roman"/>
          <w:sz w:val="24"/>
          <w:szCs w:val="24"/>
        </w:rPr>
        <w:t>Parameters:</w:t>
      </w:r>
    </w:p>
    <w:p w14:paraId="06CD4D45" w14:textId="37F13E82" w:rsidR="00CB090F" w:rsidRDefault="00CB090F" w:rsidP="00CB090F">
      <w:pPr>
        <w:rPr>
          <w:rFonts w:ascii="Times New Roman" w:hAnsi="Times New Roman" w:cs="Times New Roman"/>
          <w:sz w:val="24"/>
          <w:szCs w:val="24"/>
        </w:rPr>
      </w:pPr>
      <w:r>
        <w:rPr>
          <w:rFonts w:ascii="Times New Roman" w:hAnsi="Times New Roman" w:cs="Times New Roman"/>
          <w:sz w:val="24"/>
          <w:szCs w:val="24"/>
        </w:rPr>
        <w:t>Filter Inductance L: 1</w:t>
      </w:r>
      <m:oMath>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-5</m:t>
            </m:r>
          </m:sup>
        </m:sSup>
      </m:oMath>
      <w:r w:rsidR="00B65098">
        <w:rPr>
          <w:rFonts w:ascii="Times New Roman" w:hAnsi="Times New Roman" w:cs="Times New Roman"/>
          <w:sz w:val="24"/>
          <w:szCs w:val="24"/>
        </w:rPr>
        <w:t>H.</w:t>
      </w:r>
    </w:p>
    <w:p w14:paraId="0D7A3F3D" w14:textId="07C7B8F4" w:rsidR="00CB090F" w:rsidRPr="00BE2624" w:rsidRDefault="00CB090F" w:rsidP="00CB090F">
      <w:pPr>
        <w:rPr>
          <w:rFonts w:ascii="Times New Roman" w:hAnsi="Times New Roman" w:cs="Times New Roman"/>
          <w:sz w:val="24"/>
          <w:szCs w:val="24"/>
        </w:rPr>
      </w:pPr>
      <w:r>
        <w:rPr>
          <w:rFonts w:ascii="Times New Roman" w:hAnsi="Times New Roman" w:cs="Times New Roman"/>
          <w:sz w:val="24"/>
          <w:szCs w:val="24"/>
        </w:rPr>
        <w:t xml:space="preserve">Filter </w:t>
      </w:r>
      <w:r w:rsidR="003B5056" w:rsidRPr="003B5056">
        <w:t>Capacitance</w:t>
      </w:r>
      <w:r>
        <w:rPr>
          <w:rFonts w:ascii="Times New Roman" w:hAnsi="Times New Roman" w:cs="Times New Roman"/>
          <w:sz w:val="24"/>
          <w:szCs w:val="24"/>
        </w:rPr>
        <w:t xml:space="preserve"> C: 1</w:t>
      </w:r>
      <m:oMath>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-5</m:t>
            </m:r>
          </m:sup>
        </m:sSup>
      </m:oMath>
      <w:r>
        <w:rPr>
          <w:rFonts w:ascii="Times New Roman" w:hAnsi="Times New Roman" w:cs="Times New Roman"/>
          <w:sz w:val="24"/>
          <w:szCs w:val="24"/>
        </w:rPr>
        <w:t xml:space="preserve"> </w:t>
      </w:r>
      <w:r w:rsidR="00B65098">
        <w:rPr>
          <w:rFonts w:ascii="Times New Roman" w:hAnsi="Times New Roman" w:cs="Times New Roman"/>
          <w:sz w:val="24"/>
          <w:szCs w:val="24"/>
        </w:rPr>
        <w:t>F.</w:t>
      </w:r>
    </w:p>
    <w:p w14:paraId="3D95032A" w14:textId="7D44710D" w:rsidR="00575603" w:rsidRPr="00793F8E" w:rsidRDefault="00AA51C7" w:rsidP="00E9172F">
      <w:pPr>
        <w:rPr>
          <w:rFonts w:ascii="Times New Roman" w:hAnsi="Times New Roman" w:cs="Times New Roman"/>
          <w:sz w:val="24"/>
          <w:szCs w:val="24"/>
        </w:rPr>
      </w:pPr>
      <w:r w:rsidRPr="00AA51C7">
        <w:rPr>
          <w:noProof/>
          <w:sz w:val="48"/>
          <w:szCs w:val="48"/>
        </w:rPr>
        <w:drawing>
          <wp:inline distT="0" distB="0" distL="0" distR="0" wp14:anchorId="45B1F4FC" wp14:editId="777C9E71">
            <wp:extent cx="6840220" cy="1198245"/>
            <wp:effectExtent l="0" t="0" r="0" b="1905"/>
            <wp:docPr id="71128474" name="Picture 1" descr="A yellow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8474" name="Picture 1" descr="A yellow lines on a black background&#10;&#10;Description automatically generated"/>
                    <pic:cNvPicPr/>
                  </pic:nvPicPr>
                  <pic:blipFill>
                    <a:blip r:embed="rId22"/>
                    <a:stretch>
                      <a:fillRect/>
                    </a:stretch>
                  </pic:blipFill>
                  <pic:spPr>
                    <a:xfrm>
                      <a:off x="0" y="0"/>
                      <a:ext cx="6840220" cy="1198245"/>
                    </a:xfrm>
                    <a:prstGeom prst="rect">
                      <a:avLst/>
                    </a:prstGeom>
                  </pic:spPr>
                </pic:pic>
              </a:graphicData>
            </a:graphic>
          </wp:inline>
        </w:drawing>
      </w:r>
    </w:p>
    <w:p w14:paraId="5C1A0877" w14:textId="5409D4B6" w:rsidR="00681787" w:rsidRPr="00793F8E" w:rsidRDefault="00681787" w:rsidP="00E9172F">
      <w:pPr>
        <w:jc w:val="center"/>
        <w:rPr>
          <w:rFonts w:ascii="Times New Roman" w:hAnsi="Times New Roman" w:cs="Times New Roman"/>
          <w:sz w:val="24"/>
          <w:szCs w:val="24"/>
        </w:rPr>
      </w:pPr>
      <w:r>
        <w:rPr>
          <w:rFonts w:ascii="Times New Roman" w:hAnsi="Times New Roman" w:cs="Times New Roman"/>
          <w:sz w:val="24"/>
          <w:szCs w:val="24"/>
        </w:rPr>
        <w:t xml:space="preserve">Fig </w:t>
      </w:r>
      <w:r w:rsidR="001C3B9A">
        <w:rPr>
          <w:rFonts w:ascii="Times New Roman" w:hAnsi="Times New Roman" w:cs="Times New Roman"/>
          <w:sz w:val="24"/>
          <w:szCs w:val="24"/>
        </w:rPr>
        <w:t>10</w:t>
      </w:r>
      <w:r>
        <w:rPr>
          <w:rFonts w:ascii="Times New Roman" w:hAnsi="Times New Roman" w:cs="Times New Roman"/>
          <w:sz w:val="24"/>
          <w:szCs w:val="24"/>
        </w:rPr>
        <w:t>.1</w:t>
      </w:r>
      <w:r w:rsidR="00F30242">
        <w:rPr>
          <w:rFonts w:ascii="Times New Roman" w:hAnsi="Times New Roman" w:cs="Times New Roman"/>
          <w:sz w:val="24"/>
          <w:szCs w:val="24"/>
        </w:rPr>
        <w:t xml:space="preserve"> Grid Voltage</w:t>
      </w:r>
    </w:p>
    <w:p w14:paraId="194B6CAE" w14:textId="50B6E704" w:rsidR="00575603" w:rsidRDefault="002A4BE4" w:rsidP="009E5BDF">
      <w:pPr>
        <w:rPr>
          <w:rFonts w:ascii="Times New Roman" w:hAnsi="Times New Roman" w:cs="Times New Roman"/>
          <w:sz w:val="24"/>
          <w:szCs w:val="24"/>
          <w:highlight w:val="cyan"/>
        </w:rPr>
      </w:pPr>
      <w:r w:rsidRPr="002A4BE4">
        <w:rPr>
          <w:noProof/>
          <w:sz w:val="48"/>
          <w:szCs w:val="48"/>
        </w:rPr>
        <w:drawing>
          <wp:inline distT="0" distB="0" distL="0" distR="0" wp14:anchorId="13C960B1" wp14:editId="3EC9B172">
            <wp:extent cx="6840220" cy="1423670"/>
            <wp:effectExtent l="0" t="0" r="0" b="5080"/>
            <wp:docPr id="132706771" name="Picture 1" descr="A ba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6771" name="Picture 1" descr="A bar code on a black background&#10;&#10;Description automatically generated"/>
                    <pic:cNvPicPr/>
                  </pic:nvPicPr>
                  <pic:blipFill>
                    <a:blip r:embed="rId23"/>
                    <a:stretch>
                      <a:fillRect/>
                    </a:stretch>
                  </pic:blipFill>
                  <pic:spPr>
                    <a:xfrm>
                      <a:off x="0" y="0"/>
                      <a:ext cx="6840220" cy="1423670"/>
                    </a:xfrm>
                    <a:prstGeom prst="rect">
                      <a:avLst/>
                    </a:prstGeom>
                  </pic:spPr>
                </pic:pic>
              </a:graphicData>
            </a:graphic>
          </wp:inline>
        </w:drawing>
      </w:r>
    </w:p>
    <w:p w14:paraId="33835347" w14:textId="4ECC4076" w:rsidR="00F30242" w:rsidRDefault="00F30242" w:rsidP="009E5BDF">
      <w:pPr>
        <w:jc w:val="center"/>
        <w:rPr>
          <w:rFonts w:ascii="Times New Roman" w:hAnsi="Times New Roman" w:cs="Times New Roman"/>
          <w:sz w:val="24"/>
          <w:szCs w:val="24"/>
        </w:rPr>
      </w:pPr>
      <w:r>
        <w:rPr>
          <w:rFonts w:ascii="Times New Roman" w:hAnsi="Times New Roman" w:cs="Times New Roman"/>
          <w:sz w:val="24"/>
          <w:szCs w:val="24"/>
        </w:rPr>
        <w:t xml:space="preserve">Fig </w:t>
      </w:r>
      <w:r w:rsidR="001C3B9A">
        <w:rPr>
          <w:rFonts w:ascii="Times New Roman" w:hAnsi="Times New Roman" w:cs="Times New Roman"/>
          <w:sz w:val="24"/>
          <w:szCs w:val="24"/>
        </w:rPr>
        <w:t>10</w:t>
      </w:r>
      <w:r>
        <w:rPr>
          <w:rFonts w:ascii="Times New Roman" w:hAnsi="Times New Roman" w:cs="Times New Roman"/>
          <w:sz w:val="24"/>
          <w:szCs w:val="24"/>
        </w:rPr>
        <w:t>.2 Output Grid Current</w:t>
      </w:r>
    </w:p>
    <w:p w14:paraId="360912BE" w14:textId="77777777" w:rsidR="005F0755" w:rsidRDefault="009C7B67" w:rsidP="00E9172F">
      <w:pPr>
        <w:rPr>
          <w:rFonts w:ascii="Times New Roman" w:hAnsi="Times New Roman" w:cs="Times New Roman"/>
          <w:sz w:val="24"/>
          <w:szCs w:val="24"/>
        </w:rPr>
      </w:pPr>
      <w:r w:rsidRPr="009C7B67">
        <w:rPr>
          <w:noProof/>
          <w:sz w:val="48"/>
          <w:szCs w:val="48"/>
        </w:rPr>
        <w:drawing>
          <wp:inline distT="0" distB="0" distL="0" distR="0" wp14:anchorId="762E8ACD" wp14:editId="09F294CE">
            <wp:extent cx="6896573" cy="1772356"/>
            <wp:effectExtent l="0" t="0" r="0" b="0"/>
            <wp:docPr id="79824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1635" name=""/>
                    <pic:cNvPicPr/>
                  </pic:nvPicPr>
                  <pic:blipFill rotWithShape="1">
                    <a:blip r:embed="rId24"/>
                    <a:srcRect l="-45" t="5" r="-135" b="-215"/>
                    <a:stretch/>
                  </pic:blipFill>
                  <pic:spPr bwMode="auto">
                    <a:xfrm>
                      <a:off x="0" y="0"/>
                      <a:ext cx="6936291" cy="1782563"/>
                    </a:xfrm>
                    <a:prstGeom prst="rect">
                      <a:avLst/>
                    </a:prstGeom>
                    <a:ln>
                      <a:noFill/>
                    </a:ln>
                    <a:extLst>
                      <a:ext uri="{53640926-AAD7-44D8-BBD7-CCE9431645EC}">
                        <a14:shadowObscured xmlns:a14="http://schemas.microsoft.com/office/drawing/2010/main"/>
                      </a:ext>
                    </a:extLst>
                  </pic:spPr>
                </pic:pic>
              </a:graphicData>
            </a:graphic>
          </wp:inline>
        </w:drawing>
      </w:r>
    </w:p>
    <w:p w14:paraId="08DA2333" w14:textId="5FA28786" w:rsidR="00735A5F" w:rsidRDefault="00735A5F" w:rsidP="00735A5F">
      <w:pPr>
        <w:jc w:val="center"/>
        <w:rPr>
          <w:rFonts w:ascii="Times New Roman" w:hAnsi="Times New Roman" w:cs="Times New Roman"/>
          <w:sz w:val="24"/>
          <w:szCs w:val="24"/>
        </w:rPr>
      </w:pPr>
      <w:r>
        <w:rPr>
          <w:rFonts w:ascii="Times New Roman" w:hAnsi="Times New Roman" w:cs="Times New Roman"/>
          <w:sz w:val="24"/>
          <w:szCs w:val="24"/>
        </w:rPr>
        <w:t>Fig</w:t>
      </w:r>
      <w:r w:rsidR="003964E7">
        <w:rPr>
          <w:rFonts w:ascii="Times New Roman" w:hAnsi="Times New Roman" w:cs="Times New Roman"/>
          <w:sz w:val="24"/>
          <w:szCs w:val="24"/>
        </w:rPr>
        <w:t xml:space="preserve"> </w:t>
      </w:r>
      <w:r w:rsidR="001C3B9A">
        <w:rPr>
          <w:rFonts w:ascii="Times New Roman" w:hAnsi="Times New Roman" w:cs="Times New Roman"/>
          <w:sz w:val="24"/>
          <w:szCs w:val="24"/>
        </w:rPr>
        <w:t>10.3</w:t>
      </w:r>
      <w:r w:rsidR="003964E7">
        <w:rPr>
          <w:rFonts w:ascii="Times New Roman" w:hAnsi="Times New Roman" w:cs="Times New Roman"/>
          <w:sz w:val="24"/>
          <w:szCs w:val="24"/>
        </w:rPr>
        <w:t xml:space="preserve"> Active Power</w:t>
      </w:r>
    </w:p>
    <w:p w14:paraId="554907FE" w14:textId="6DF48909" w:rsidR="00F30242" w:rsidRDefault="00F30242" w:rsidP="00E9172F">
      <w:pPr>
        <w:rPr>
          <w:rFonts w:ascii="Times New Roman" w:hAnsi="Times New Roman" w:cs="Times New Roman"/>
          <w:sz w:val="24"/>
          <w:szCs w:val="24"/>
        </w:rPr>
      </w:pPr>
      <w:r>
        <w:rPr>
          <w:rFonts w:ascii="Times New Roman" w:hAnsi="Times New Roman" w:cs="Times New Roman"/>
          <w:sz w:val="24"/>
          <w:szCs w:val="24"/>
        </w:rPr>
        <w:lastRenderedPageBreak/>
        <w:t>The inverter has att</w:t>
      </w:r>
      <w:r w:rsidR="00720AF0">
        <w:rPr>
          <w:rFonts w:ascii="Times New Roman" w:hAnsi="Times New Roman" w:cs="Times New Roman"/>
          <w:sz w:val="24"/>
          <w:szCs w:val="24"/>
        </w:rPr>
        <w:t>a</w:t>
      </w:r>
      <w:r>
        <w:rPr>
          <w:rFonts w:ascii="Times New Roman" w:hAnsi="Times New Roman" w:cs="Times New Roman"/>
          <w:sz w:val="24"/>
          <w:szCs w:val="24"/>
        </w:rPr>
        <w:t>ined an</w:t>
      </w:r>
      <w:r w:rsidR="00E20985">
        <w:rPr>
          <w:rFonts w:ascii="Times New Roman" w:hAnsi="Times New Roman" w:cs="Times New Roman"/>
          <w:sz w:val="24"/>
          <w:szCs w:val="24"/>
        </w:rPr>
        <w:t xml:space="preserve"> efficiency of 95.4% with the model attainin</w:t>
      </w:r>
      <w:r w:rsidR="00720AF0">
        <w:rPr>
          <w:rFonts w:ascii="Times New Roman" w:hAnsi="Times New Roman" w:cs="Times New Roman"/>
          <w:sz w:val="24"/>
          <w:szCs w:val="24"/>
        </w:rPr>
        <w:t>g</w:t>
      </w:r>
      <w:r w:rsidR="00E20985">
        <w:rPr>
          <w:rFonts w:ascii="Times New Roman" w:hAnsi="Times New Roman" w:cs="Times New Roman"/>
          <w:sz w:val="24"/>
          <w:szCs w:val="24"/>
        </w:rPr>
        <w:t xml:space="preserve"> an overall </w:t>
      </w:r>
      <w:r w:rsidR="00720AF0">
        <w:rPr>
          <w:rFonts w:ascii="Times New Roman" w:hAnsi="Times New Roman" w:cs="Times New Roman"/>
          <w:sz w:val="24"/>
          <w:szCs w:val="24"/>
        </w:rPr>
        <w:t>efficiency of 93.75%.</w:t>
      </w:r>
      <w:r w:rsidR="00E20985">
        <w:rPr>
          <w:rFonts w:ascii="Times New Roman" w:hAnsi="Times New Roman" w:cs="Times New Roman"/>
          <w:sz w:val="24"/>
          <w:szCs w:val="24"/>
        </w:rPr>
        <w:t xml:space="preserve"> </w:t>
      </w:r>
    </w:p>
    <w:p w14:paraId="67DADDCB" w14:textId="77777777" w:rsidR="00F30242" w:rsidRDefault="00F30242" w:rsidP="00E9172F">
      <w:pPr>
        <w:rPr>
          <w:rFonts w:ascii="Times New Roman" w:hAnsi="Times New Roman" w:cs="Times New Roman"/>
          <w:sz w:val="24"/>
          <w:szCs w:val="24"/>
        </w:rPr>
      </w:pPr>
    </w:p>
    <w:p w14:paraId="69B51B2E" w14:textId="77777777" w:rsidR="00F30242" w:rsidRDefault="00F30242" w:rsidP="00E9172F">
      <w:pPr>
        <w:rPr>
          <w:rFonts w:ascii="Times New Roman" w:hAnsi="Times New Roman" w:cs="Times New Roman"/>
          <w:sz w:val="24"/>
          <w:szCs w:val="24"/>
        </w:rPr>
      </w:pPr>
    </w:p>
    <w:p w14:paraId="39B71F7B" w14:textId="364902F9" w:rsidR="00F30242" w:rsidRPr="00182172" w:rsidRDefault="006E22DA" w:rsidP="006E22DA">
      <w:pPr>
        <w:jc w:val="center"/>
        <w:rPr>
          <w:rFonts w:ascii="Times New Roman" w:hAnsi="Times New Roman" w:cs="Times New Roman"/>
          <w:sz w:val="32"/>
          <w:szCs w:val="32"/>
        </w:rPr>
      </w:pPr>
      <w:r w:rsidRPr="00182172">
        <w:rPr>
          <w:rFonts w:ascii="Times New Roman" w:hAnsi="Times New Roman" w:cs="Times New Roman"/>
          <w:sz w:val="32"/>
          <w:szCs w:val="32"/>
        </w:rPr>
        <w:t xml:space="preserve">7. </w:t>
      </w:r>
      <w:r w:rsidR="00F30242" w:rsidRPr="00182172">
        <w:rPr>
          <w:rFonts w:ascii="Times New Roman" w:hAnsi="Times New Roman" w:cs="Times New Roman"/>
          <w:sz w:val="32"/>
          <w:szCs w:val="32"/>
        </w:rPr>
        <w:t>Conclusion</w:t>
      </w:r>
    </w:p>
    <w:p w14:paraId="136D3585" w14:textId="20E3E3C8" w:rsidR="00BC6D3E" w:rsidRPr="000C0257" w:rsidRDefault="00BC6D3E" w:rsidP="00BC6D3E">
      <w:pPr>
        <w:rPr>
          <w:rFonts w:ascii="Times New Roman" w:hAnsi="Times New Roman" w:cs="Times New Roman"/>
          <w:sz w:val="24"/>
          <w:szCs w:val="24"/>
        </w:rPr>
      </w:pPr>
      <w:r w:rsidRPr="000C0257">
        <w:rPr>
          <w:rFonts w:ascii="Times New Roman" w:hAnsi="Times New Roman" w:cs="Times New Roman"/>
          <w:sz w:val="24"/>
          <w:szCs w:val="24"/>
        </w:rPr>
        <w:t>This paper does an</w:t>
      </w:r>
      <w:r w:rsidRPr="000C0257">
        <w:rPr>
          <w:rFonts w:ascii="Times New Roman" w:hAnsi="Times New Roman" w:cs="Times New Roman"/>
          <w:sz w:val="24"/>
          <w:szCs w:val="24"/>
        </w:rPr>
        <w:t xml:space="preserve"> </w:t>
      </w:r>
      <w:r w:rsidRPr="000C0257">
        <w:rPr>
          <w:rFonts w:ascii="Times New Roman" w:hAnsi="Times New Roman" w:cs="Times New Roman"/>
          <w:sz w:val="24"/>
          <w:szCs w:val="24"/>
        </w:rPr>
        <w:t xml:space="preserve">analysis of the FCV2G system with an efficient power conversion </w:t>
      </w:r>
      <w:r w:rsidR="00F60DF8" w:rsidRPr="000C0257">
        <w:rPr>
          <w:rFonts w:ascii="Times New Roman" w:hAnsi="Times New Roman" w:cs="Times New Roman"/>
          <w:sz w:val="24"/>
          <w:szCs w:val="24"/>
        </w:rPr>
        <w:t>interface. The</w:t>
      </w:r>
      <w:r w:rsidRPr="000C0257">
        <w:rPr>
          <w:rFonts w:ascii="Times New Roman" w:hAnsi="Times New Roman" w:cs="Times New Roman"/>
          <w:sz w:val="24"/>
          <w:szCs w:val="24"/>
        </w:rPr>
        <w:t xml:space="preserve"> system using PI control strategies, ensures stable voltage regulation and maximises fuel cell energy output, thus being fit for grid </w:t>
      </w:r>
      <w:r w:rsidR="00F60DF8" w:rsidRPr="000C0257">
        <w:rPr>
          <w:rFonts w:ascii="Times New Roman" w:hAnsi="Times New Roman" w:cs="Times New Roman"/>
          <w:sz w:val="24"/>
          <w:szCs w:val="24"/>
        </w:rPr>
        <w:t>applications. A</w:t>
      </w:r>
      <w:r w:rsidRPr="000C0257">
        <w:rPr>
          <w:rFonts w:ascii="Times New Roman" w:hAnsi="Times New Roman" w:cs="Times New Roman"/>
          <w:sz w:val="24"/>
          <w:szCs w:val="24"/>
        </w:rPr>
        <w:t xml:space="preserve"> boosting converter elevates a relatively low voltage from the fuel cell to a compatible level for the grid; a DC-AC inverter converts it into AC for direct input into the grid. This hence enables the system to promote effective</w:t>
      </w:r>
      <w:r w:rsidR="00670D4F" w:rsidRPr="000C0257">
        <w:rPr>
          <w:rFonts w:ascii="Times New Roman" w:hAnsi="Times New Roman" w:cs="Times New Roman"/>
          <w:sz w:val="24"/>
          <w:szCs w:val="24"/>
        </w:rPr>
        <w:t xml:space="preserve"> </w:t>
      </w:r>
      <w:r w:rsidRPr="000C0257">
        <w:rPr>
          <w:rFonts w:ascii="Times New Roman" w:hAnsi="Times New Roman" w:cs="Times New Roman"/>
          <w:sz w:val="24"/>
          <w:szCs w:val="24"/>
        </w:rPr>
        <w:t>energy flow because it balances the demand load and supply to the grid through fuel cells.</w:t>
      </w:r>
    </w:p>
    <w:p w14:paraId="5FAAE484" w14:textId="50D05FBA" w:rsidR="00BC6D3E" w:rsidRPr="000C0257" w:rsidRDefault="00BC6D3E" w:rsidP="00BC6D3E">
      <w:pPr>
        <w:rPr>
          <w:rFonts w:ascii="Times New Roman" w:hAnsi="Times New Roman" w:cs="Times New Roman"/>
          <w:sz w:val="24"/>
          <w:szCs w:val="24"/>
        </w:rPr>
      </w:pPr>
      <w:r w:rsidRPr="000C0257">
        <w:rPr>
          <w:rFonts w:ascii="Times New Roman" w:hAnsi="Times New Roman" w:cs="Times New Roman"/>
          <w:sz w:val="24"/>
          <w:szCs w:val="24"/>
        </w:rPr>
        <w:t xml:space="preserve">The simulation results demonstrate that the FCV2G setup stabilized the grid </w:t>
      </w:r>
      <w:r w:rsidR="00CD46A2" w:rsidRPr="000C0257">
        <w:rPr>
          <w:rFonts w:ascii="Times New Roman" w:hAnsi="Times New Roman" w:cs="Times New Roman"/>
          <w:sz w:val="24"/>
          <w:szCs w:val="24"/>
        </w:rPr>
        <w:t xml:space="preserve">providing </w:t>
      </w:r>
      <w:r w:rsidRPr="000C0257">
        <w:rPr>
          <w:rFonts w:ascii="Times New Roman" w:hAnsi="Times New Roman" w:cs="Times New Roman"/>
          <w:sz w:val="24"/>
          <w:szCs w:val="24"/>
        </w:rPr>
        <w:t>benefits from fuel cell reliability, especially at peak times. Thi</w:t>
      </w:r>
      <w:r w:rsidR="00CD46A2" w:rsidRPr="000C0257">
        <w:rPr>
          <w:rFonts w:ascii="Times New Roman" w:hAnsi="Times New Roman" w:cs="Times New Roman"/>
          <w:sz w:val="24"/>
          <w:szCs w:val="24"/>
        </w:rPr>
        <w:t xml:space="preserve">s </w:t>
      </w:r>
      <w:r w:rsidRPr="000C0257">
        <w:rPr>
          <w:rFonts w:ascii="Times New Roman" w:hAnsi="Times New Roman" w:cs="Times New Roman"/>
          <w:sz w:val="24"/>
          <w:szCs w:val="24"/>
        </w:rPr>
        <w:t>system has DC-DC conversion efficiency of 93.75% and DC-AC conversion efficiency of 95.4%, thereby having high aggregate efficiency in transferring energy. Therefore, as a conclusion, this study has helped to attract economic and environmental advantages of the FCV2G technology in supporting and enhancing energy efficiency, reducing dependence on the grid, and making it possible to increase further integration with renewable sources.</w:t>
      </w:r>
    </w:p>
    <w:p w14:paraId="3F52BFDF" w14:textId="2D61BD60" w:rsidR="00731F31" w:rsidRDefault="00731F31" w:rsidP="00E9172F">
      <w:pPr>
        <w:rPr>
          <w:rFonts w:ascii="Times New Roman" w:hAnsi="Times New Roman" w:cs="Times New Roman"/>
          <w:sz w:val="28"/>
          <w:szCs w:val="28"/>
        </w:rPr>
      </w:pPr>
    </w:p>
    <w:p w14:paraId="4A4BBE3B" w14:textId="750C5A19" w:rsidR="00431E20" w:rsidRDefault="00800F00" w:rsidP="00E9172F">
      <w:pPr>
        <w:jc w:val="center"/>
        <w:rPr>
          <w:sz w:val="28"/>
          <w:szCs w:val="28"/>
        </w:rPr>
      </w:pPr>
      <w:r>
        <w:rPr>
          <w:sz w:val="28"/>
          <w:szCs w:val="28"/>
        </w:rPr>
        <w:t>References</w:t>
      </w:r>
    </w:p>
    <w:p w14:paraId="1031C717" w14:textId="00857FA3"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Balakrishnan, P., Shabbir, M. S., Siddiqi, A. F., &amp; Wang, X. (2019). An analysis of current trends and future possibilities in renewable energy: A case study. </w:t>
      </w:r>
      <w:r w:rsidRPr="00E07B07">
        <w:rPr>
          <w:rFonts w:ascii="Times New Roman" w:hAnsi="Times New Roman" w:cs="Times New Roman"/>
          <w:i/>
          <w:iCs/>
          <w:sz w:val="24"/>
          <w:szCs w:val="24"/>
        </w:rPr>
        <w:t>Energy Sources, Part A: Recovery, Utilization, and Environmental Effects</w:t>
      </w:r>
      <w:r w:rsidRPr="00E07B07">
        <w:rPr>
          <w:rFonts w:ascii="Times New Roman" w:hAnsi="Times New Roman" w:cs="Times New Roman"/>
          <w:sz w:val="24"/>
          <w:szCs w:val="24"/>
        </w:rPr>
        <w:t>, 42(21), 2698–2703.</w:t>
      </w:r>
    </w:p>
    <w:p w14:paraId="60AF7D1E" w14:textId="19F389B6"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Ang, T.-Z., Salem, M., Kamarol, M., Das, H. S., Nazari, M. A., &amp; Prabaharan, N. (2022). A complete review of renewable energy sources: Classifications, challenges, and suggestions. </w:t>
      </w:r>
      <w:r w:rsidRPr="00E07B07">
        <w:rPr>
          <w:rFonts w:ascii="Times New Roman" w:hAnsi="Times New Roman" w:cs="Times New Roman"/>
          <w:i/>
          <w:iCs/>
          <w:sz w:val="24"/>
          <w:szCs w:val="24"/>
        </w:rPr>
        <w:t>Energy Strategy Reviews</w:t>
      </w:r>
      <w:r w:rsidRPr="00E07B07">
        <w:rPr>
          <w:rFonts w:ascii="Times New Roman" w:hAnsi="Times New Roman" w:cs="Times New Roman"/>
          <w:sz w:val="24"/>
          <w:szCs w:val="24"/>
        </w:rPr>
        <w:t>, 43.</w:t>
      </w:r>
    </w:p>
    <w:p w14:paraId="475FD7D7" w14:textId="6C1F3902"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Bornapour, M., Hooshmand, R. A., Khodabakhshian, A., &amp; Parastegari, M. (2016). Coordinated scheduling optimization of CHP fuel cell, wind, and PV units in microgrids considering uncertainty factors. </w:t>
      </w:r>
      <w:r w:rsidRPr="00E07B07">
        <w:rPr>
          <w:rFonts w:ascii="Times New Roman" w:hAnsi="Times New Roman" w:cs="Times New Roman"/>
          <w:i/>
          <w:iCs/>
          <w:sz w:val="24"/>
          <w:szCs w:val="24"/>
        </w:rPr>
        <w:t>Energy</w:t>
      </w:r>
      <w:r w:rsidRPr="00E07B07">
        <w:rPr>
          <w:rFonts w:ascii="Times New Roman" w:hAnsi="Times New Roman" w:cs="Times New Roman"/>
          <w:sz w:val="24"/>
          <w:szCs w:val="24"/>
        </w:rPr>
        <w:t>, 117, 176–189.</w:t>
      </w:r>
    </w:p>
    <w:p w14:paraId="42E83B2E" w14:textId="7B6C34C0"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Denholm, P., &amp; Margolis, R. M. (2007). Assessing the limitations of solar PV in traditional electric power systems. </w:t>
      </w:r>
      <w:r w:rsidRPr="00E07B07">
        <w:rPr>
          <w:rFonts w:ascii="Times New Roman" w:hAnsi="Times New Roman" w:cs="Times New Roman"/>
          <w:i/>
          <w:iCs/>
          <w:sz w:val="24"/>
          <w:szCs w:val="24"/>
        </w:rPr>
        <w:t>Energy Policy</w:t>
      </w:r>
      <w:r w:rsidRPr="00E07B07">
        <w:rPr>
          <w:rFonts w:ascii="Times New Roman" w:hAnsi="Times New Roman" w:cs="Times New Roman"/>
          <w:sz w:val="24"/>
          <w:szCs w:val="24"/>
        </w:rPr>
        <w:t>, 35(5), 2855–2864.</w:t>
      </w:r>
    </w:p>
    <w:p w14:paraId="62333903" w14:textId="769B6597"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Oldenbroek, V. et al. (2018). Research on renewable energy sources and their implications for modern grids.</w:t>
      </w:r>
    </w:p>
    <w:p w14:paraId="621F181B" w14:textId="3F53EF7B"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Moore, C., Russell, E., Babbitt, C., Tomaszewski, L., &amp; Clark, J. (2020). Innovations in renewable energy systems for sustainable development.</w:t>
      </w:r>
    </w:p>
    <w:p w14:paraId="5DECB2DA" w14:textId="5E886F8E"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Inci, M., Büyük, M., Demir, M., &amp; Ilbey, ˙ O. (2021). Examining renewable energy systems in emerging markets.</w:t>
      </w:r>
    </w:p>
    <w:p w14:paraId="5C963660" w14:textId="0ED27B87"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Mirza Pour, M., Lakzaei, M., Varamini, M., Teimourian, H., &amp; Ghadimi, S. (2019). Analysis of renewable energy integration for power systems resilience.</w:t>
      </w:r>
    </w:p>
    <w:p w14:paraId="09B0F145" w14:textId="3EF7C17E"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Larminie, J., &amp; Dicks, A. (2002). </w:t>
      </w:r>
      <w:r w:rsidRPr="00E07B07">
        <w:rPr>
          <w:rFonts w:ascii="Times New Roman" w:hAnsi="Times New Roman" w:cs="Times New Roman"/>
          <w:i/>
          <w:iCs/>
          <w:sz w:val="24"/>
          <w:szCs w:val="24"/>
        </w:rPr>
        <w:t>Fuel Cell Systems Explained</w:t>
      </w:r>
      <w:r w:rsidRPr="00E07B07">
        <w:rPr>
          <w:rFonts w:ascii="Times New Roman" w:hAnsi="Times New Roman" w:cs="Times New Roman"/>
          <w:sz w:val="24"/>
          <w:szCs w:val="24"/>
        </w:rPr>
        <w:t>. New York: Wiley.</w:t>
      </w:r>
    </w:p>
    <w:p w14:paraId="6424A939" w14:textId="75CDD66F"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Purkrushpan, J., &amp; Peng, H. (2004). </w:t>
      </w:r>
      <w:r w:rsidRPr="00E07B07">
        <w:rPr>
          <w:rFonts w:ascii="Times New Roman" w:hAnsi="Times New Roman" w:cs="Times New Roman"/>
          <w:i/>
          <w:iCs/>
          <w:sz w:val="24"/>
          <w:szCs w:val="24"/>
        </w:rPr>
        <w:t>Control of Fuel Cell Power Systems: Principles, Modeling, Analysis, and Feedback Design</w:t>
      </w:r>
      <w:r w:rsidRPr="00E07B07">
        <w:rPr>
          <w:rFonts w:ascii="Times New Roman" w:hAnsi="Times New Roman" w:cs="Times New Roman"/>
          <w:sz w:val="24"/>
          <w:szCs w:val="24"/>
        </w:rPr>
        <w:t>. Germany: Springer.</w:t>
      </w:r>
    </w:p>
    <w:p w14:paraId="6D7CE2A5" w14:textId="4EEC0798"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Khan, M. J., &amp; Labal, M. T. (2005). Electrochemical, thermal, and reactant flow dynamics modeling in a PEM fuel cell system. </w:t>
      </w:r>
      <w:r w:rsidRPr="00E07B07">
        <w:rPr>
          <w:rFonts w:ascii="Times New Roman" w:hAnsi="Times New Roman" w:cs="Times New Roman"/>
          <w:i/>
          <w:iCs/>
          <w:sz w:val="24"/>
          <w:szCs w:val="24"/>
        </w:rPr>
        <w:t>Fuel Cells</w:t>
      </w:r>
      <w:r w:rsidRPr="00E07B07">
        <w:rPr>
          <w:rFonts w:ascii="Times New Roman" w:hAnsi="Times New Roman" w:cs="Times New Roman"/>
          <w:sz w:val="24"/>
          <w:szCs w:val="24"/>
        </w:rPr>
        <w:t>, 4, 463–475.</w:t>
      </w:r>
    </w:p>
    <w:p w14:paraId="6B0FC634" w14:textId="49CC9D30"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Ong, C.-M. (1998). </w:t>
      </w:r>
      <w:r w:rsidRPr="00E07B07">
        <w:rPr>
          <w:rFonts w:ascii="Times New Roman" w:hAnsi="Times New Roman" w:cs="Times New Roman"/>
          <w:i/>
          <w:iCs/>
          <w:sz w:val="24"/>
          <w:szCs w:val="24"/>
        </w:rPr>
        <w:t>Dynamic Simulation of Electric Machinery using MATLAB/Simulink</w:t>
      </w:r>
      <w:r w:rsidRPr="00E07B07">
        <w:rPr>
          <w:rFonts w:ascii="Times New Roman" w:hAnsi="Times New Roman" w:cs="Times New Roman"/>
          <w:sz w:val="24"/>
          <w:szCs w:val="24"/>
        </w:rPr>
        <w:t>. New Jersey: Prentice Hall.</w:t>
      </w:r>
    </w:p>
    <w:p w14:paraId="5733B93E" w14:textId="3952C482"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Çelik, O., Tan, A., Inci, M., &amp; Teke, A. (2020). Exploring energy sources, including recovery, utilization, and environmental impacts. </w:t>
      </w:r>
      <w:r w:rsidRPr="00E07B07">
        <w:rPr>
          <w:rFonts w:ascii="Times New Roman" w:hAnsi="Times New Roman" w:cs="Times New Roman"/>
          <w:i/>
          <w:iCs/>
          <w:sz w:val="24"/>
          <w:szCs w:val="24"/>
        </w:rPr>
        <w:t>Energy Sources, Part A: Recovery, Utilization, and Environmental Effects</w:t>
      </w:r>
      <w:r w:rsidRPr="00E07B07">
        <w:rPr>
          <w:rFonts w:ascii="Times New Roman" w:hAnsi="Times New Roman" w:cs="Times New Roman"/>
          <w:sz w:val="24"/>
          <w:szCs w:val="24"/>
        </w:rPr>
        <w:t>, 1–25.</w:t>
      </w:r>
    </w:p>
    <w:p w14:paraId="76565F34" w14:textId="62903066"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lastRenderedPageBreak/>
        <w:t xml:space="preserve">İnci, M. (2020). Active/reactive energy control strategies for grid-connected fuel cell systems with inductive loads. </w:t>
      </w:r>
      <w:r w:rsidRPr="00E07B07">
        <w:rPr>
          <w:rFonts w:ascii="Times New Roman" w:hAnsi="Times New Roman" w:cs="Times New Roman"/>
          <w:i/>
          <w:iCs/>
          <w:sz w:val="24"/>
          <w:szCs w:val="24"/>
        </w:rPr>
        <w:t>Energy</w:t>
      </w:r>
      <w:r w:rsidRPr="00E07B07">
        <w:rPr>
          <w:rFonts w:ascii="Times New Roman" w:hAnsi="Times New Roman" w:cs="Times New Roman"/>
          <w:sz w:val="24"/>
          <w:szCs w:val="24"/>
        </w:rPr>
        <w:t>, 197, 117191.</w:t>
      </w:r>
    </w:p>
    <w:p w14:paraId="6A8F4C5E" w14:textId="5AACEB9F"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Anderson, C. A., Christensen, M. O., Korsgaad, A. R., Nielsen, M., &amp; Pederson, P. (2002). Fuel cell system design and control for transport applications. </w:t>
      </w:r>
      <w:r w:rsidRPr="00E07B07">
        <w:rPr>
          <w:rFonts w:ascii="Times New Roman" w:hAnsi="Times New Roman" w:cs="Times New Roman"/>
          <w:i/>
          <w:iCs/>
          <w:sz w:val="24"/>
          <w:szCs w:val="24"/>
        </w:rPr>
        <w:t>Project Report</w:t>
      </w:r>
      <w:r w:rsidRPr="00E07B07">
        <w:rPr>
          <w:rFonts w:ascii="Times New Roman" w:hAnsi="Times New Roman" w:cs="Times New Roman"/>
          <w:sz w:val="24"/>
          <w:szCs w:val="24"/>
        </w:rPr>
        <w:t>, Aalborg University.</w:t>
      </w:r>
    </w:p>
    <w:p w14:paraId="1671A35E" w14:textId="64923AEA"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Hasaneen, B. M., &amp; Elbaset Mohammed, A. A. (2008). Design and simulation of DC/DC boost converter. </w:t>
      </w:r>
      <w:r w:rsidRPr="00E07B07">
        <w:rPr>
          <w:rFonts w:ascii="Times New Roman" w:hAnsi="Times New Roman" w:cs="Times New Roman"/>
          <w:i/>
          <w:iCs/>
          <w:sz w:val="24"/>
          <w:szCs w:val="24"/>
        </w:rPr>
        <w:t>Proceedings of the 12th International Middle East Power System Conference</w:t>
      </w:r>
      <w:r w:rsidRPr="00E07B07">
        <w:rPr>
          <w:rFonts w:ascii="Times New Roman" w:hAnsi="Times New Roman" w:cs="Times New Roman"/>
          <w:sz w:val="24"/>
          <w:szCs w:val="24"/>
        </w:rPr>
        <w:t>, Aswan, Egypt, 335-340.</w:t>
      </w:r>
    </w:p>
    <w:p w14:paraId="2095123C" w14:textId="29EF6F72"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Aljanad, A., Mohamed, A., Shareef, H., &amp; Khatib, T. (2018). A novel approach to optimize vehicle-to-grid charging station placement using a quantum binary lightning search algorithm. </w:t>
      </w:r>
      <w:r w:rsidRPr="00E07B07">
        <w:rPr>
          <w:rFonts w:ascii="Times New Roman" w:hAnsi="Times New Roman" w:cs="Times New Roman"/>
          <w:i/>
          <w:iCs/>
          <w:sz w:val="24"/>
          <w:szCs w:val="24"/>
        </w:rPr>
        <w:t>Sustainable Cities and Society</w:t>
      </w:r>
      <w:r w:rsidRPr="00E07B07">
        <w:rPr>
          <w:rFonts w:ascii="Times New Roman" w:hAnsi="Times New Roman" w:cs="Times New Roman"/>
          <w:sz w:val="24"/>
          <w:szCs w:val="24"/>
        </w:rPr>
        <w:t>, 38, 174–183.</w:t>
      </w:r>
    </w:p>
    <w:p w14:paraId="11E94D69" w14:textId="7B4D8CF0"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Al-Saffar, M. A., &amp; Ismail, E. H. (2015). A high voltage ratio, low-stress DC–DC converter with minimized input current ripple for fuel cells. </w:t>
      </w:r>
      <w:r w:rsidRPr="00E07B07">
        <w:rPr>
          <w:rFonts w:ascii="Times New Roman" w:hAnsi="Times New Roman" w:cs="Times New Roman"/>
          <w:i/>
          <w:iCs/>
          <w:sz w:val="24"/>
          <w:szCs w:val="24"/>
        </w:rPr>
        <w:t>Renewable Energy</w:t>
      </w:r>
      <w:r w:rsidRPr="00E07B07">
        <w:rPr>
          <w:rFonts w:ascii="Times New Roman" w:hAnsi="Times New Roman" w:cs="Times New Roman"/>
          <w:sz w:val="24"/>
          <w:szCs w:val="24"/>
        </w:rPr>
        <w:t>, 82, 35–43.</w:t>
      </w:r>
    </w:p>
    <w:p w14:paraId="3E4B5ECE" w14:textId="5F9FCE4E"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Bi, H., Wang, P., &amp; Che, Y. (2019). A capacitor-clamped H-Type boost DC-DC converter with wide voltage gain for fuel cell vehicles. </w:t>
      </w:r>
      <w:r w:rsidRPr="00E07B07">
        <w:rPr>
          <w:rFonts w:ascii="Times New Roman" w:hAnsi="Times New Roman" w:cs="Times New Roman"/>
          <w:i/>
          <w:iCs/>
          <w:sz w:val="24"/>
          <w:szCs w:val="24"/>
        </w:rPr>
        <w:t>IEEE Transactions on Vehicular Technology</w:t>
      </w:r>
      <w:r w:rsidRPr="00E07B07">
        <w:rPr>
          <w:rFonts w:ascii="Times New Roman" w:hAnsi="Times New Roman" w:cs="Times New Roman"/>
          <w:sz w:val="24"/>
          <w:szCs w:val="24"/>
        </w:rPr>
        <w:t>, 68, 276–290.</w:t>
      </w:r>
    </w:p>
    <w:p w14:paraId="6C80DE5F" w14:textId="024B7554"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Mebarki, B., Allaoua, B., Draoui, B., &amp; Belatrache, D. (2017). Analyzing the energy efficiency of PEM fuel cell vehicles. </w:t>
      </w:r>
      <w:r w:rsidRPr="00E07B07">
        <w:rPr>
          <w:rFonts w:ascii="Times New Roman" w:hAnsi="Times New Roman" w:cs="Times New Roman"/>
          <w:i/>
          <w:iCs/>
          <w:sz w:val="24"/>
          <w:szCs w:val="24"/>
        </w:rPr>
        <w:t>International Journal of Renewable Energy Research</w:t>
      </w:r>
      <w:r w:rsidRPr="00E07B07">
        <w:rPr>
          <w:rFonts w:ascii="Times New Roman" w:hAnsi="Times New Roman" w:cs="Times New Roman"/>
          <w:sz w:val="24"/>
          <w:szCs w:val="24"/>
        </w:rPr>
        <w:t>, 7, 1395–1402.</w:t>
      </w:r>
    </w:p>
    <w:p w14:paraId="26DFE50A" w14:textId="0FBCA215" w:rsidR="00E07B07" w:rsidRPr="00E07B07" w:rsidRDefault="00E07B07" w:rsidP="00E07B07">
      <w:pPr>
        <w:pStyle w:val="ListParagraph"/>
        <w:numPr>
          <w:ilvl w:val="0"/>
          <w:numId w:val="15"/>
        </w:numPr>
        <w:rPr>
          <w:rFonts w:ascii="Times New Roman" w:hAnsi="Times New Roman" w:cs="Times New Roman"/>
          <w:sz w:val="24"/>
          <w:szCs w:val="24"/>
        </w:rPr>
      </w:pPr>
      <w:r w:rsidRPr="00E07B07">
        <w:rPr>
          <w:rFonts w:ascii="Times New Roman" w:hAnsi="Times New Roman" w:cs="Times New Roman"/>
          <w:sz w:val="24"/>
          <w:szCs w:val="24"/>
        </w:rPr>
        <w:t xml:space="preserve">İnci, M. (2020b). Strategies for active/reactive energy control in grid-connected fuel cell systems with inductive loads. </w:t>
      </w:r>
      <w:r w:rsidRPr="00E07B07">
        <w:rPr>
          <w:rFonts w:ascii="Times New Roman" w:hAnsi="Times New Roman" w:cs="Times New Roman"/>
          <w:i/>
          <w:iCs/>
          <w:sz w:val="24"/>
          <w:szCs w:val="24"/>
        </w:rPr>
        <w:t>Energy</w:t>
      </w:r>
      <w:r w:rsidRPr="00E07B07">
        <w:rPr>
          <w:rFonts w:ascii="Times New Roman" w:hAnsi="Times New Roman" w:cs="Times New Roman"/>
          <w:sz w:val="24"/>
          <w:szCs w:val="24"/>
        </w:rPr>
        <w:t>, 197, 117191.</w:t>
      </w:r>
    </w:p>
    <w:p w14:paraId="651FE9FD" w14:textId="77777777" w:rsidR="00431E20" w:rsidRPr="008D7410" w:rsidRDefault="00431E20" w:rsidP="00E9172F">
      <w:pPr>
        <w:rPr>
          <w:rFonts w:ascii="Times New Roman" w:hAnsi="Times New Roman" w:cs="Times New Roman"/>
          <w:sz w:val="24"/>
          <w:szCs w:val="24"/>
        </w:rPr>
      </w:pPr>
    </w:p>
    <w:p w14:paraId="5650E95D" w14:textId="77777777" w:rsidR="00431E20" w:rsidRPr="008D7410" w:rsidRDefault="00431E20" w:rsidP="00E9172F">
      <w:pPr>
        <w:rPr>
          <w:rFonts w:ascii="Times New Roman" w:hAnsi="Times New Roman" w:cs="Times New Roman"/>
          <w:sz w:val="24"/>
          <w:szCs w:val="24"/>
        </w:rPr>
      </w:pPr>
    </w:p>
    <w:p w14:paraId="46C03C1B" w14:textId="77777777" w:rsidR="00431E20" w:rsidRPr="008D7410" w:rsidRDefault="00431E20" w:rsidP="00E9172F">
      <w:pPr>
        <w:rPr>
          <w:rFonts w:ascii="Times New Roman" w:hAnsi="Times New Roman" w:cs="Times New Roman"/>
          <w:sz w:val="24"/>
          <w:szCs w:val="24"/>
        </w:rPr>
      </w:pPr>
    </w:p>
    <w:p w14:paraId="3108ED64" w14:textId="77777777" w:rsidR="00431E20" w:rsidRPr="008D7410" w:rsidRDefault="00431E20" w:rsidP="00E9172F">
      <w:pPr>
        <w:rPr>
          <w:rFonts w:ascii="Times New Roman" w:hAnsi="Times New Roman" w:cs="Times New Roman"/>
          <w:sz w:val="24"/>
          <w:szCs w:val="24"/>
        </w:rPr>
      </w:pPr>
    </w:p>
    <w:p w14:paraId="7C5CFF6A" w14:textId="77777777" w:rsidR="00431E20" w:rsidRDefault="00431E20" w:rsidP="00E9172F">
      <w:pPr>
        <w:rPr>
          <w:sz w:val="48"/>
          <w:szCs w:val="48"/>
        </w:rPr>
      </w:pPr>
    </w:p>
    <w:p w14:paraId="4D53DF09" w14:textId="77777777" w:rsidR="00431E20" w:rsidRDefault="00431E20" w:rsidP="00E9172F">
      <w:pPr>
        <w:rPr>
          <w:sz w:val="48"/>
          <w:szCs w:val="48"/>
        </w:rPr>
      </w:pPr>
    </w:p>
    <w:p w14:paraId="0E514176" w14:textId="77777777" w:rsidR="00431E20" w:rsidRDefault="00431E20" w:rsidP="00E9172F">
      <w:pPr>
        <w:rPr>
          <w:sz w:val="48"/>
          <w:szCs w:val="48"/>
        </w:rPr>
      </w:pPr>
    </w:p>
    <w:p w14:paraId="56A201A0" w14:textId="2D050B10" w:rsidR="00431E20" w:rsidRPr="00431E20" w:rsidRDefault="00431E20" w:rsidP="00431E20">
      <w:pPr>
        <w:rPr>
          <w:sz w:val="24"/>
          <w:szCs w:val="24"/>
        </w:rPr>
      </w:pPr>
    </w:p>
    <w:sectPr w:rsidR="00431E20" w:rsidRPr="00431E20" w:rsidSect="004B44FE">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311B"/>
    <w:multiLevelType w:val="hybridMultilevel"/>
    <w:tmpl w:val="35D47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076FC5"/>
    <w:multiLevelType w:val="hybridMultilevel"/>
    <w:tmpl w:val="FFFFFFFF"/>
    <w:lvl w:ilvl="0" w:tplc="67DE3FCE">
      <w:start w:val="1"/>
      <w:numFmt w:val="upperRoman"/>
      <w:lvlText w:val="%1."/>
      <w:lvlJc w:val="right"/>
      <w:pPr>
        <w:ind w:left="720" w:hanging="360"/>
      </w:pPr>
    </w:lvl>
    <w:lvl w:ilvl="1" w:tplc="411C2566">
      <w:start w:val="1"/>
      <w:numFmt w:val="lowerLetter"/>
      <w:lvlText w:val="%2."/>
      <w:lvlJc w:val="left"/>
      <w:pPr>
        <w:ind w:left="1440" w:hanging="360"/>
      </w:pPr>
    </w:lvl>
    <w:lvl w:ilvl="2" w:tplc="30D49A50">
      <w:start w:val="1"/>
      <w:numFmt w:val="lowerRoman"/>
      <w:lvlText w:val="%3."/>
      <w:lvlJc w:val="right"/>
      <w:pPr>
        <w:ind w:left="2160" w:hanging="180"/>
      </w:pPr>
    </w:lvl>
    <w:lvl w:ilvl="3" w:tplc="7C601164">
      <w:start w:val="1"/>
      <w:numFmt w:val="decimal"/>
      <w:lvlText w:val="%4."/>
      <w:lvlJc w:val="left"/>
      <w:pPr>
        <w:ind w:left="2880" w:hanging="360"/>
      </w:pPr>
    </w:lvl>
    <w:lvl w:ilvl="4" w:tplc="AD287EF6">
      <w:start w:val="1"/>
      <w:numFmt w:val="lowerLetter"/>
      <w:lvlText w:val="%5."/>
      <w:lvlJc w:val="left"/>
      <w:pPr>
        <w:ind w:left="3600" w:hanging="360"/>
      </w:pPr>
    </w:lvl>
    <w:lvl w:ilvl="5" w:tplc="2708C07E">
      <w:start w:val="1"/>
      <w:numFmt w:val="lowerRoman"/>
      <w:lvlText w:val="%6."/>
      <w:lvlJc w:val="right"/>
      <w:pPr>
        <w:ind w:left="4320" w:hanging="180"/>
      </w:pPr>
    </w:lvl>
    <w:lvl w:ilvl="6" w:tplc="4F3642C4">
      <w:start w:val="1"/>
      <w:numFmt w:val="decimal"/>
      <w:lvlText w:val="%7."/>
      <w:lvlJc w:val="left"/>
      <w:pPr>
        <w:ind w:left="5040" w:hanging="360"/>
      </w:pPr>
    </w:lvl>
    <w:lvl w:ilvl="7" w:tplc="D6283BDC">
      <w:start w:val="1"/>
      <w:numFmt w:val="lowerLetter"/>
      <w:lvlText w:val="%8."/>
      <w:lvlJc w:val="left"/>
      <w:pPr>
        <w:ind w:left="5760" w:hanging="360"/>
      </w:pPr>
    </w:lvl>
    <w:lvl w:ilvl="8" w:tplc="ECBA36A2">
      <w:start w:val="1"/>
      <w:numFmt w:val="lowerRoman"/>
      <w:lvlText w:val="%9."/>
      <w:lvlJc w:val="right"/>
      <w:pPr>
        <w:ind w:left="6480" w:hanging="180"/>
      </w:pPr>
    </w:lvl>
  </w:abstractNum>
  <w:abstractNum w:abstractNumId="2" w15:restartNumberingAfterBreak="0">
    <w:nsid w:val="1FF82A67"/>
    <w:multiLevelType w:val="multilevel"/>
    <w:tmpl w:val="0246BA4C"/>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99C00D8"/>
    <w:multiLevelType w:val="hybridMultilevel"/>
    <w:tmpl w:val="00E48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57720"/>
    <w:multiLevelType w:val="hybridMultilevel"/>
    <w:tmpl w:val="E1E4A200"/>
    <w:lvl w:ilvl="0" w:tplc="249A9FB2">
      <w:start w:val="2"/>
      <w:numFmt w:val="bullet"/>
      <w:lvlText w:val="-"/>
      <w:lvlJc w:val="left"/>
      <w:pPr>
        <w:ind w:left="720" w:hanging="360"/>
      </w:pPr>
      <w:rPr>
        <w:rFonts w:ascii="Calibri" w:eastAsiaTheme="minorHAnsi" w:hAnsi="Calibri" w:cs="Calibr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AF6F52"/>
    <w:multiLevelType w:val="multilevel"/>
    <w:tmpl w:val="D65C3DF4"/>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6B86A69"/>
    <w:multiLevelType w:val="hybridMultilevel"/>
    <w:tmpl w:val="00B0B1EE"/>
    <w:lvl w:ilvl="0" w:tplc="A2D44590">
      <w:numFmt w:val="bullet"/>
      <w:lvlText w:val="•"/>
      <w:lvlJc w:val="left"/>
      <w:pPr>
        <w:ind w:left="410" w:hanging="360"/>
      </w:pPr>
      <w:rPr>
        <w:rFonts w:ascii="Times New Roman" w:eastAsiaTheme="minorHAnsi" w:hAnsi="Times New Roman" w:cs="Times New Roman"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7" w15:restartNumberingAfterBreak="0">
    <w:nsid w:val="372257CC"/>
    <w:multiLevelType w:val="multilevel"/>
    <w:tmpl w:val="0246BA4C"/>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A6A39EA"/>
    <w:multiLevelType w:val="hybridMultilevel"/>
    <w:tmpl w:val="EDCAE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7975E2"/>
    <w:multiLevelType w:val="hybridMultilevel"/>
    <w:tmpl w:val="F24E1B32"/>
    <w:lvl w:ilvl="0" w:tplc="353EE88C">
      <w:start w:val="1"/>
      <w:numFmt w:val="upperRoman"/>
      <w:lvlText w:val="%1."/>
      <w:lvlJc w:val="left"/>
      <w:pPr>
        <w:ind w:left="1080" w:hanging="72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723CCA"/>
    <w:multiLevelType w:val="hybridMultilevel"/>
    <w:tmpl w:val="34B09E56"/>
    <w:lvl w:ilvl="0" w:tplc="0D9211A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9D24A6"/>
    <w:multiLevelType w:val="hybridMultilevel"/>
    <w:tmpl w:val="563CB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7D5CAD"/>
    <w:multiLevelType w:val="multilevel"/>
    <w:tmpl w:val="DC1230F0"/>
    <w:lvl w:ilvl="0">
      <w:start w:val="1"/>
      <w:numFmt w:val="decimal"/>
      <w:lvlText w:val="[%1]"/>
      <w:lvlJc w:val="left"/>
      <w:pPr>
        <w:ind w:left="490" w:hanging="490"/>
      </w:pPr>
      <w:rPr>
        <w:rFonts w:ascii="Times New Roman" w:hAnsi="Times New Roman" w:cs="Times New Roman" w:hint="default"/>
        <w:b/>
        <w:i/>
        <w:iCs/>
        <w:strike w:val="0"/>
        <w:dstrike w:val="0"/>
        <w:color w:val="000000"/>
        <w:sz w:val="24"/>
        <w:szCs w:val="20"/>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F3C2844"/>
    <w:multiLevelType w:val="hybridMultilevel"/>
    <w:tmpl w:val="0A92BE3C"/>
    <w:lvl w:ilvl="0" w:tplc="1826EEBA">
      <w:start w:val="2"/>
      <w:numFmt w:val="bullet"/>
      <w:lvlText w:val="-"/>
      <w:lvlJc w:val="left"/>
      <w:pPr>
        <w:ind w:left="720" w:hanging="360"/>
      </w:pPr>
      <w:rPr>
        <w:rFonts w:ascii="Calibri" w:eastAsiaTheme="minorHAnsi" w:hAnsi="Calibri" w:cs="Calibr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E62361"/>
    <w:multiLevelType w:val="hybridMultilevel"/>
    <w:tmpl w:val="21284E6C"/>
    <w:lvl w:ilvl="0" w:tplc="8B7EF23A">
      <w:start w:val="1"/>
      <w:numFmt w:val="upperRoman"/>
      <w:lvlText w:val="%1."/>
      <w:lvlJc w:val="left"/>
      <w:pPr>
        <w:ind w:left="1080" w:hanging="72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B071C6"/>
    <w:multiLevelType w:val="multilevel"/>
    <w:tmpl w:val="0246BA4C"/>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18643609">
    <w:abstractNumId w:val="9"/>
  </w:num>
  <w:num w:numId="2" w16cid:durableId="566888256">
    <w:abstractNumId w:val="5"/>
  </w:num>
  <w:num w:numId="3" w16cid:durableId="933241332">
    <w:abstractNumId w:val="15"/>
  </w:num>
  <w:num w:numId="4" w16cid:durableId="2051569849">
    <w:abstractNumId w:val="2"/>
  </w:num>
  <w:num w:numId="5" w16cid:durableId="1757899460">
    <w:abstractNumId w:val="8"/>
  </w:num>
  <w:num w:numId="6" w16cid:durableId="2093814332">
    <w:abstractNumId w:val="7"/>
  </w:num>
  <w:num w:numId="7" w16cid:durableId="304818145">
    <w:abstractNumId w:val="12"/>
  </w:num>
  <w:num w:numId="8" w16cid:durableId="737631299">
    <w:abstractNumId w:val="14"/>
  </w:num>
  <w:num w:numId="9" w16cid:durableId="1535658426">
    <w:abstractNumId w:val="1"/>
  </w:num>
  <w:num w:numId="10" w16cid:durableId="1446651659">
    <w:abstractNumId w:val="13"/>
  </w:num>
  <w:num w:numId="11" w16cid:durableId="1333020957">
    <w:abstractNumId w:val="4"/>
  </w:num>
  <w:num w:numId="12" w16cid:durableId="1602489613">
    <w:abstractNumId w:val="11"/>
  </w:num>
  <w:num w:numId="13" w16cid:durableId="327221696">
    <w:abstractNumId w:val="6"/>
  </w:num>
  <w:num w:numId="14" w16cid:durableId="2071149305">
    <w:abstractNumId w:val="3"/>
  </w:num>
  <w:num w:numId="15" w16cid:durableId="1050610030">
    <w:abstractNumId w:val="0"/>
  </w:num>
  <w:num w:numId="16" w16cid:durableId="19934369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72F"/>
    <w:rsid w:val="00006C1E"/>
    <w:rsid w:val="00010100"/>
    <w:rsid w:val="00011271"/>
    <w:rsid w:val="000112D6"/>
    <w:rsid w:val="0001300E"/>
    <w:rsid w:val="0001375E"/>
    <w:rsid w:val="000150CE"/>
    <w:rsid w:val="00015934"/>
    <w:rsid w:val="00016A40"/>
    <w:rsid w:val="00016A79"/>
    <w:rsid w:val="00016FAC"/>
    <w:rsid w:val="00022CA4"/>
    <w:rsid w:val="000240EB"/>
    <w:rsid w:val="00026A93"/>
    <w:rsid w:val="000273C9"/>
    <w:rsid w:val="00027708"/>
    <w:rsid w:val="00027C91"/>
    <w:rsid w:val="00033AB5"/>
    <w:rsid w:val="00036D2D"/>
    <w:rsid w:val="000373C3"/>
    <w:rsid w:val="00040858"/>
    <w:rsid w:val="0004101D"/>
    <w:rsid w:val="000434B4"/>
    <w:rsid w:val="00043874"/>
    <w:rsid w:val="00046DA9"/>
    <w:rsid w:val="000473EE"/>
    <w:rsid w:val="0005072D"/>
    <w:rsid w:val="00050C67"/>
    <w:rsid w:val="000537A0"/>
    <w:rsid w:val="000540B6"/>
    <w:rsid w:val="00061156"/>
    <w:rsid w:val="00062148"/>
    <w:rsid w:val="00062341"/>
    <w:rsid w:val="00065E0B"/>
    <w:rsid w:val="000660A1"/>
    <w:rsid w:val="000704F2"/>
    <w:rsid w:val="000723F0"/>
    <w:rsid w:val="000729C4"/>
    <w:rsid w:val="00075243"/>
    <w:rsid w:val="00082757"/>
    <w:rsid w:val="00082890"/>
    <w:rsid w:val="00084327"/>
    <w:rsid w:val="00084B9E"/>
    <w:rsid w:val="000852D1"/>
    <w:rsid w:val="00085609"/>
    <w:rsid w:val="00092FF5"/>
    <w:rsid w:val="000935AB"/>
    <w:rsid w:val="0009537C"/>
    <w:rsid w:val="00095DEF"/>
    <w:rsid w:val="00096372"/>
    <w:rsid w:val="00096ACD"/>
    <w:rsid w:val="000A18CD"/>
    <w:rsid w:val="000A5024"/>
    <w:rsid w:val="000A54F7"/>
    <w:rsid w:val="000B1EDE"/>
    <w:rsid w:val="000B489C"/>
    <w:rsid w:val="000B577E"/>
    <w:rsid w:val="000B5EBB"/>
    <w:rsid w:val="000B641B"/>
    <w:rsid w:val="000C0223"/>
    <w:rsid w:val="000C0257"/>
    <w:rsid w:val="000C0C66"/>
    <w:rsid w:val="000C3570"/>
    <w:rsid w:val="000C4A16"/>
    <w:rsid w:val="000C4BD2"/>
    <w:rsid w:val="000C503D"/>
    <w:rsid w:val="000D11BC"/>
    <w:rsid w:val="000D38A9"/>
    <w:rsid w:val="000D4134"/>
    <w:rsid w:val="000D5451"/>
    <w:rsid w:val="000D6EEF"/>
    <w:rsid w:val="000D73FA"/>
    <w:rsid w:val="000D789E"/>
    <w:rsid w:val="000D78C1"/>
    <w:rsid w:val="000E3ED2"/>
    <w:rsid w:val="000E53F2"/>
    <w:rsid w:val="000E5ABD"/>
    <w:rsid w:val="000E768D"/>
    <w:rsid w:val="000F0190"/>
    <w:rsid w:val="000F030F"/>
    <w:rsid w:val="000F3488"/>
    <w:rsid w:val="000F354A"/>
    <w:rsid w:val="000F41EE"/>
    <w:rsid w:val="000F5861"/>
    <w:rsid w:val="000F7381"/>
    <w:rsid w:val="000F7BEF"/>
    <w:rsid w:val="00102D63"/>
    <w:rsid w:val="00104F51"/>
    <w:rsid w:val="0010586D"/>
    <w:rsid w:val="0011013C"/>
    <w:rsid w:val="00110A5C"/>
    <w:rsid w:val="001116AE"/>
    <w:rsid w:val="001118DC"/>
    <w:rsid w:val="001159FD"/>
    <w:rsid w:val="00116B7E"/>
    <w:rsid w:val="00117472"/>
    <w:rsid w:val="00120A40"/>
    <w:rsid w:val="001239BE"/>
    <w:rsid w:val="00123E76"/>
    <w:rsid w:val="00124232"/>
    <w:rsid w:val="0012665A"/>
    <w:rsid w:val="00132AD1"/>
    <w:rsid w:val="001343FE"/>
    <w:rsid w:val="0013791D"/>
    <w:rsid w:val="0014050F"/>
    <w:rsid w:val="00141484"/>
    <w:rsid w:val="001438ED"/>
    <w:rsid w:val="00146B34"/>
    <w:rsid w:val="00152AC7"/>
    <w:rsid w:val="0015428E"/>
    <w:rsid w:val="0015448D"/>
    <w:rsid w:val="00155DBD"/>
    <w:rsid w:val="00156A7C"/>
    <w:rsid w:val="00157575"/>
    <w:rsid w:val="001610F2"/>
    <w:rsid w:val="00161F3B"/>
    <w:rsid w:val="00164F41"/>
    <w:rsid w:val="001661E4"/>
    <w:rsid w:val="00172053"/>
    <w:rsid w:val="0017220A"/>
    <w:rsid w:val="00173DDD"/>
    <w:rsid w:val="001759D3"/>
    <w:rsid w:val="00176966"/>
    <w:rsid w:val="00181224"/>
    <w:rsid w:val="001816C7"/>
    <w:rsid w:val="00182172"/>
    <w:rsid w:val="00182BF9"/>
    <w:rsid w:val="00182FEC"/>
    <w:rsid w:val="001833A1"/>
    <w:rsid w:val="00183620"/>
    <w:rsid w:val="0018389B"/>
    <w:rsid w:val="00187766"/>
    <w:rsid w:val="00191310"/>
    <w:rsid w:val="00191AA7"/>
    <w:rsid w:val="00193CFC"/>
    <w:rsid w:val="00197239"/>
    <w:rsid w:val="001A3A00"/>
    <w:rsid w:val="001A4A1C"/>
    <w:rsid w:val="001A5642"/>
    <w:rsid w:val="001A6D03"/>
    <w:rsid w:val="001B04D9"/>
    <w:rsid w:val="001B06B6"/>
    <w:rsid w:val="001B116A"/>
    <w:rsid w:val="001B33E8"/>
    <w:rsid w:val="001B4448"/>
    <w:rsid w:val="001B64A8"/>
    <w:rsid w:val="001C0974"/>
    <w:rsid w:val="001C1D53"/>
    <w:rsid w:val="001C382F"/>
    <w:rsid w:val="001C3B9A"/>
    <w:rsid w:val="001C4DA7"/>
    <w:rsid w:val="001C60DD"/>
    <w:rsid w:val="001C6DC9"/>
    <w:rsid w:val="001D180C"/>
    <w:rsid w:val="001D3AC7"/>
    <w:rsid w:val="001D5CF1"/>
    <w:rsid w:val="001E2125"/>
    <w:rsid w:val="001E2B95"/>
    <w:rsid w:val="001E39AC"/>
    <w:rsid w:val="001E3ED1"/>
    <w:rsid w:val="001E5ADC"/>
    <w:rsid w:val="001F129C"/>
    <w:rsid w:val="001F14AC"/>
    <w:rsid w:val="001F260B"/>
    <w:rsid w:val="001F4FE3"/>
    <w:rsid w:val="001F72C0"/>
    <w:rsid w:val="002027F4"/>
    <w:rsid w:val="00204120"/>
    <w:rsid w:val="0020799A"/>
    <w:rsid w:val="00211541"/>
    <w:rsid w:val="00211CC8"/>
    <w:rsid w:val="00215F8D"/>
    <w:rsid w:val="00217D0E"/>
    <w:rsid w:val="0022319D"/>
    <w:rsid w:val="0022607A"/>
    <w:rsid w:val="002264B3"/>
    <w:rsid w:val="00226660"/>
    <w:rsid w:val="00226AEF"/>
    <w:rsid w:val="00234680"/>
    <w:rsid w:val="002361C6"/>
    <w:rsid w:val="00236D5D"/>
    <w:rsid w:val="0024123C"/>
    <w:rsid w:val="00241CD9"/>
    <w:rsid w:val="00241EB7"/>
    <w:rsid w:val="00242335"/>
    <w:rsid w:val="0024262E"/>
    <w:rsid w:val="00243A75"/>
    <w:rsid w:val="00243B92"/>
    <w:rsid w:val="002449D0"/>
    <w:rsid w:val="0024619E"/>
    <w:rsid w:val="00246E65"/>
    <w:rsid w:val="0025278B"/>
    <w:rsid w:val="002549CE"/>
    <w:rsid w:val="00255341"/>
    <w:rsid w:val="00261C6A"/>
    <w:rsid w:val="00265656"/>
    <w:rsid w:val="002661E3"/>
    <w:rsid w:val="00266203"/>
    <w:rsid w:val="00266AE2"/>
    <w:rsid w:val="002676C6"/>
    <w:rsid w:val="002744C5"/>
    <w:rsid w:val="00274C8C"/>
    <w:rsid w:val="00280798"/>
    <w:rsid w:val="00282CE4"/>
    <w:rsid w:val="00286304"/>
    <w:rsid w:val="00286911"/>
    <w:rsid w:val="00290C25"/>
    <w:rsid w:val="0029285B"/>
    <w:rsid w:val="0029287E"/>
    <w:rsid w:val="00292CDE"/>
    <w:rsid w:val="0029310E"/>
    <w:rsid w:val="002A0D4E"/>
    <w:rsid w:val="002A4BE4"/>
    <w:rsid w:val="002A5EC5"/>
    <w:rsid w:val="002B01B7"/>
    <w:rsid w:val="002B356D"/>
    <w:rsid w:val="002B4392"/>
    <w:rsid w:val="002C41D2"/>
    <w:rsid w:val="002C510F"/>
    <w:rsid w:val="002C5123"/>
    <w:rsid w:val="002C60E4"/>
    <w:rsid w:val="002C63DB"/>
    <w:rsid w:val="002C6D02"/>
    <w:rsid w:val="002D0394"/>
    <w:rsid w:val="002D1FA2"/>
    <w:rsid w:val="002D42D6"/>
    <w:rsid w:val="002D4BAA"/>
    <w:rsid w:val="002D5380"/>
    <w:rsid w:val="002D542C"/>
    <w:rsid w:val="002D73D9"/>
    <w:rsid w:val="002E0F5A"/>
    <w:rsid w:val="002E2030"/>
    <w:rsid w:val="002E2B54"/>
    <w:rsid w:val="002E48D1"/>
    <w:rsid w:val="002E63DD"/>
    <w:rsid w:val="002E6422"/>
    <w:rsid w:val="002E659E"/>
    <w:rsid w:val="002E709B"/>
    <w:rsid w:val="002E746C"/>
    <w:rsid w:val="002E7F87"/>
    <w:rsid w:val="002F081B"/>
    <w:rsid w:val="002F339B"/>
    <w:rsid w:val="002F33E1"/>
    <w:rsid w:val="002F3C4E"/>
    <w:rsid w:val="002F482B"/>
    <w:rsid w:val="002F746F"/>
    <w:rsid w:val="002F78F4"/>
    <w:rsid w:val="002F7D8E"/>
    <w:rsid w:val="00300BC8"/>
    <w:rsid w:val="00302AB2"/>
    <w:rsid w:val="003102F6"/>
    <w:rsid w:val="0031269D"/>
    <w:rsid w:val="00313B5A"/>
    <w:rsid w:val="003151BF"/>
    <w:rsid w:val="0031540C"/>
    <w:rsid w:val="00316706"/>
    <w:rsid w:val="00316819"/>
    <w:rsid w:val="00316E25"/>
    <w:rsid w:val="003220C2"/>
    <w:rsid w:val="003242ED"/>
    <w:rsid w:val="00324740"/>
    <w:rsid w:val="00325DAD"/>
    <w:rsid w:val="00326861"/>
    <w:rsid w:val="00327A9D"/>
    <w:rsid w:val="00330C3E"/>
    <w:rsid w:val="00330CB6"/>
    <w:rsid w:val="00330FE7"/>
    <w:rsid w:val="003311D5"/>
    <w:rsid w:val="003361E8"/>
    <w:rsid w:val="00336F75"/>
    <w:rsid w:val="00337366"/>
    <w:rsid w:val="00337E88"/>
    <w:rsid w:val="0034138B"/>
    <w:rsid w:val="0034376D"/>
    <w:rsid w:val="003457FA"/>
    <w:rsid w:val="00345B31"/>
    <w:rsid w:val="00345BE0"/>
    <w:rsid w:val="00345F16"/>
    <w:rsid w:val="00351A84"/>
    <w:rsid w:val="003548D9"/>
    <w:rsid w:val="00355FF4"/>
    <w:rsid w:val="003563E7"/>
    <w:rsid w:val="00357503"/>
    <w:rsid w:val="00357531"/>
    <w:rsid w:val="00357DCD"/>
    <w:rsid w:val="003609EF"/>
    <w:rsid w:val="00362368"/>
    <w:rsid w:val="003631FD"/>
    <w:rsid w:val="00363BF5"/>
    <w:rsid w:val="0036447E"/>
    <w:rsid w:val="0036537D"/>
    <w:rsid w:val="00366753"/>
    <w:rsid w:val="00366B1A"/>
    <w:rsid w:val="00366DB7"/>
    <w:rsid w:val="00366FE8"/>
    <w:rsid w:val="003677B4"/>
    <w:rsid w:val="00367C10"/>
    <w:rsid w:val="003701EB"/>
    <w:rsid w:val="003718F3"/>
    <w:rsid w:val="003749A5"/>
    <w:rsid w:val="00374BBD"/>
    <w:rsid w:val="00381C65"/>
    <w:rsid w:val="003823E1"/>
    <w:rsid w:val="00383567"/>
    <w:rsid w:val="0038423C"/>
    <w:rsid w:val="00384C6C"/>
    <w:rsid w:val="00385B28"/>
    <w:rsid w:val="00387304"/>
    <w:rsid w:val="003878E6"/>
    <w:rsid w:val="00387B6E"/>
    <w:rsid w:val="00392D86"/>
    <w:rsid w:val="003941E0"/>
    <w:rsid w:val="003943A8"/>
    <w:rsid w:val="003962E3"/>
    <w:rsid w:val="003964E7"/>
    <w:rsid w:val="00396634"/>
    <w:rsid w:val="003A2C23"/>
    <w:rsid w:val="003A5114"/>
    <w:rsid w:val="003A552E"/>
    <w:rsid w:val="003A55DE"/>
    <w:rsid w:val="003A5F6F"/>
    <w:rsid w:val="003A604E"/>
    <w:rsid w:val="003A6190"/>
    <w:rsid w:val="003A6B2C"/>
    <w:rsid w:val="003B00C7"/>
    <w:rsid w:val="003B2B96"/>
    <w:rsid w:val="003B4230"/>
    <w:rsid w:val="003B47B8"/>
    <w:rsid w:val="003B5056"/>
    <w:rsid w:val="003B559D"/>
    <w:rsid w:val="003B5612"/>
    <w:rsid w:val="003C0E45"/>
    <w:rsid w:val="003C11C4"/>
    <w:rsid w:val="003C398A"/>
    <w:rsid w:val="003C64A1"/>
    <w:rsid w:val="003C696D"/>
    <w:rsid w:val="003D0A2A"/>
    <w:rsid w:val="003D2308"/>
    <w:rsid w:val="003D25FD"/>
    <w:rsid w:val="003D2BD2"/>
    <w:rsid w:val="003D57CB"/>
    <w:rsid w:val="003D5CF9"/>
    <w:rsid w:val="003D687F"/>
    <w:rsid w:val="003D7552"/>
    <w:rsid w:val="003D79C4"/>
    <w:rsid w:val="003E0E8B"/>
    <w:rsid w:val="003E1204"/>
    <w:rsid w:val="003E19F0"/>
    <w:rsid w:val="003E1C26"/>
    <w:rsid w:val="003E7BBD"/>
    <w:rsid w:val="003E7F84"/>
    <w:rsid w:val="003F0290"/>
    <w:rsid w:val="003F1DB6"/>
    <w:rsid w:val="003F23A2"/>
    <w:rsid w:val="003F41DC"/>
    <w:rsid w:val="003F60FE"/>
    <w:rsid w:val="003F6D99"/>
    <w:rsid w:val="003F7497"/>
    <w:rsid w:val="0040076C"/>
    <w:rsid w:val="004014E2"/>
    <w:rsid w:val="0040240B"/>
    <w:rsid w:val="00402817"/>
    <w:rsid w:val="004034AF"/>
    <w:rsid w:val="00406523"/>
    <w:rsid w:val="0040783B"/>
    <w:rsid w:val="00410544"/>
    <w:rsid w:val="00413675"/>
    <w:rsid w:val="0041434C"/>
    <w:rsid w:val="0041450A"/>
    <w:rsid w:val="0041503E"/>
    <w:rsid w:val="004151E8"/>
    <w:rsid w:val="00417EC8"/>
    <w:rsid w:val="004218E8"/>
    <w:rsid w:val="00421B7C"/>
    <w:rsid w:val="00422095"/>
    <w:rsid w:val="00423B90"/>
    <w:rsid w:val="004247B0"/>
    <w:rsid w:val="0042695B"/>
    <w:rsid w:val="0042702E"/>
    <w:rsid w:val="00427141"/>
    <w:rsid w:val="00430876"/>
    <w:rsid w:val="00430B25"/>
    <w:rsid w:val="00431848"/>
    <w:rsid w:val="00431E20"/>
    <w:rsid w:val="00432C31"/>
    <w:rsid w:val="00437A24"/>
    <w:rsid w:val="00440E38"/>
    <w:rsid w:val="00442366"/>
    <w:rsid w:val="00443DA9"/>
    <w:rsid w:val="00444A5F"/>
    <w:rsid w:val="0044501C"/>
    <w:rsid w:val="00447BED"/>
    <w:rsid w:val="0045370C"/>
    <w:rsid w:val="00454E07"/>
    <w:rsid w:val="004553A8"/>
    <w:rsid w:val="00456692"/>
    <w:rsid w:val="004607BD"/>
    <w:rsid w:val="00462E27"/>
    <w:rsid w:val="004630F3"/>
    <w:rsid w:val="00463435"/>
    <w:rsid w:val="00470EE1"/>
    <w:rsid w:val="0047583C"/>
    <w:rsid w:val="004814D3"/>
    <w:rsid w:val="004818A3"/>
    <w:rsid w:val="0048217F"/>
    <w:rsid w:val="0048398E"/>
    <w:rsid w:val="00483E0A"/>
    <w:rsid w:val="00490C8E"/>
    <w:rsid w:val="004923F5"/>
    <w:rsid w:val="00492764"/>
    <w:rsid w:val="00492AFA"/>
    <w:rsid w:val="00493376"/>
    <w:rsid w:val="004933D1"/>
    <w:rsid w:val="004A4F49"/>
    <w:rsid w:val="004A6D01"/>
    <w:rsid w:val="004B1FD0"/>
    <w:rsid w:val="004B401B"/>
    <w:rsid w:val="004B44FE"/>
    <w:rsid w:val="004B5D5A"/>
    <w:rsid w:val="004B72E6"/>
    <w:rsid w:val="004C07FA"/>
    <w:rsid w:val="004C22D9"/>
    <w:rsid w:val="004C2656"/>
    <w:rsid w:val="004C3432"/>
    <w:rsid w:val="004C5664"/>
    <w:rsid w:val="004C589D"/>
    <w:rsid w:val="004C7940"/>
    <w:rsid w:val="004D2A92"/>
    <w:rsid w:val="004D369A"/>
    <w:rsid w:val="004D4810"/>
    <w:rsid w:val="004D791A"/>
    <w:rsid w:val="004E07CB"/>
    <w:rsid w:val="004E1935"/>
    <w:rsid w:val="004E21B8"/>
    <w:rsid w:val="004F1CE0"/>
    <w:rsid w:val="004F3988"/>
    <w:rsid w:val="00500A96"/>
    <w:rsid w:val="00500BEF"/>
    <w:rsid w:val="00501489"/>
    <w:rsid w:val="00501E72"/>
    <w:rsid w:val="005050B6"/>
    <w:rsid w:val="00510326"/>
    <w:rsid w:val="00510950"/>
    <w:rsid w:val="00510ADB"/>
    <w:rsid w:val="00511FE1"/>
    <w:rsid w:val="00512A62"/>
    <w:rsid w:val="005133C7"/>
    <w:rsid w:val="00514660"/>
    <w:rsid w:val="0051492E"/>
    <w:rsid w:val="00517054"/>
    <w:rsid w:val="00517C35"/>
    <w:rsid w:val="00520F54"/>
    <w:rsid w:val="00521865"/>
    <w:rsid w:val="0052302B"/>
    <w:rsid w:val="0052366F"/>
    <w:rsid w:val="0052429A"/>
    <w:rsid w:val="00525A7F"/>
    <w:rsid w:val="0053119B"/>
    <w:rsid w:val="00532B96"/>
    <w:rsid w:val="005331FA"/>
    <w:rsid w:val="0053712E"/>
    <w:rsid w:val="005378DB"/>
    <w:rsid w:val="005408A5"/>
    <w:rsid w:val="00541085"/>
    <w:rsid w:val="00541A4D"/>
    <w:rsid w:val="00541DA0"/>
    <w:rsid w:val="00544B58"/>
    <w:rsid w:val="0054557E"/>
    <w:rsid w:val="0055008A"/>
    <w:rsid w:val="005511BF"/>
    <w:rsid w:val="00553EED"/>
    <w:rsid w:val="00561285"/>
    <w:rsid w:val="00561C30"/>
    <w:rsid w:val="005635D8"/>
    <w:rsid w:val="00570A3A"/>
    <w:rsid w:val="00571741"/>
    <w:rsid w:val="005734C6"/>
    <w:rsid w:val="00574005"/>
    <w:rsid w:val="00575603"/>
    <w:rsid w:val="0057602E"/>
    <w:rsid w:val="0057758F"/>
    <w:rsid w:val="005775AE"/>
    <w:rsid w:val="00580A91"/>
    <w:rsid w:val="005828D0"/>
    <w:rsid w:val="00584A01"/>
    <w:rsid w:val="00585BDB"/>
    <w:rsid w:val="00587B56"/>
    <w:rsid w:val="005905F6"/>
    <w:rsid w:val="005907A7"/>
    <w:rsid w:val="00591496"/>
    <w:rsid w:val="00592615"/>
    <w:rsid w:val="00593711"/>
    <w:rsid w:val="00596ACA"/>
    <w:rsid w:val="0059713F"/>
    <w:rsid w:val="00597D0D"/>
    <w:rsid w:val="005A1F45"/>
    <w:rsid w:val="005A513F"/>
    <w:rsid w:val="005A7578"/>
    <w:rsid w:val="005A7EB6"/>
    <w:rsid w:val="005B06B5"/>
    <w:rsid w:val="005B086B"/>
    <w:rsid w:val="005B2B19"/>
    <w:rsid w:val="005C10CC"/>
    <w:rsid w:val="005C189A"/>
    <w:rsid w:val="005C1F5D"/>
    <w:rsid w:val="005C2044"/>
    <w:rsid w:val="005C2571"/>
    <w:rsid w:val="005C3BE3"/>
    <w:rsid w:val="005C40DB"/>
    <w:rsid w:val="005C416A"/>
    <w:rsid w:val="005C43A1"/>
    <w:rsid w:val="005C4C73"/>
    <w:rsid w:val="005C4E6C"/>
    <w:rsid w:val="005C7FEA"/>
    <w:rsid w:val="005D25A2"/>
    <w:rsid w:val="005D34E9"/>
    <w:rsid w:val="005D3B71"/>
    <w:rsid w:val="005D4459"/>
    <w:rsid w:val="005D4787"/>
    <w:rsid w:val="005D60D2"/>
    <w:rsid w:val="005E008C"/>
    <w:rsid w:val="005E0CCB"/>
    <w:rsid w:val="005E159D"/>
    <w:rsid w:val="005E76ED"/>
    <w:rsid w:val="005E7E7F"/>
    <w:rsid w:val="005F0755"/>
    <w:rsid w:val="005F0789"/>
    <w:rsid w:val="005F5261"/>
    <w:rsid w:val="005F5A89"/>
    <w:rsid w:val="006026C7"/>
    <w:rsid w:val="0060308C"/>
    <w:rsid w:val="00604BC2"/>
    <w:rsid w:val="00605C00"/>
    <w:rsid w:val="006130E2"/>
    <w:rsid w:val="006135DD"/>
    <w:rsid w:val="0061373D"/>
    <w:rsid w:val="00615BCC"/>
    <w:rsid w:val="006171A8"/>
    <w:rsid w:val="006219BB"/>
    <w:rsid w:val="00621EDB"/>
    <w:rsid w:val="0062304F"/>
    <w:rsid w:val="0062377F"/>
    <w:rsid w:val="006244E4"/>
    <w:rsid w:val="006246CB"/>
    <w:rsid w:val="006254B1"/>
    <w:rsid w:val="00630851"/>
    <w:rsid w:val="00630FA8"/>
    <w:rsid w:val="00631992"/>
    <w:rsid w:val="006348EC"/>
    <w:rsid w:val="006359EF"/>
    <w:rsid w:val="0063786B"/>
    <w:rsid w:val="00640FBC"/>
    <w:rsid w:val="00641679"/>
    <w:rsid w:val="00642482"/>
    <w:rsid w:val="00645ACA"/>
    <w:rsid w:val="0064612D"/>
    <w:rsid w:val="00646A27"/>
    <w:rsid w:val="006508EF"/>
    <w:rsid w:val="00660A76"/>
    <w:rsid w:val="00660E3F"/>
    <w:rsid w:val="006618CB"/>
    <w:rsid w:val="00661916"/>
    <w:rsid w:val="006675DA"/>
    <w:rsid w:val="00670D4F"/>
    <w:rsid w:val="0067190A"/>
    <w:rsid w:val="00672185"/>
    <w:rsid w:val="00674A8A"/>
    <w:rsid w:val="00675C0C"/>
    <w:rsid w:val="00676B41"/>
    <w:rsid w:val="0068174F"/>
    <w:rsid w:val="00681787"/>
    <w:rsid w:val="00681AAF"/>
    <w:rsid w:val="00681DDD"/>
    <w:rsid w:val="00682449"/>
    <w:rsid w:val="00684B57"/>
    <w:rsid w:val="0069060B"/>
    <w:rsid w:val="006A15BC"/>
    <w:rsid w:val="006A43AB"/>
    <w:rsid w:val="006A727E"/>
    <w:rsid w:val="006A7D51"/>
    <w:rsid w:val="006B0D66"/>
    <w:rsid w:val="006B2264"/>
    <w:rsid w:val="006B2382"/>
    <w:rsid w:val="006B5804"/>
    <w:rsid w:val="006C0C03"/>
    <w:rsid w:val="006C16DC"/>
    <w:rsid w:val="006D02AA"/>
    <w:rsid w:val="006D0490"/>
    <w:rsid w:val="006D2C16"/>
    <w:rsid w:val="006D471D"/>
    <w:rsid w:val="006D7B76"/>
    <w:rsid w:val="006E061C"/>
    <w:rsid w:val="006E0AC8"/>
    <w:rsid w:val="006E12FD"/>
    <w:rsid w:val="006E1BDB"/>
    <w:rsid w:val="006E22DA"/>
    <w:rsid w:val="006E43EF"/>
    <w:rsid w:val="006E4E77"/>
    <w:rsid w:val="006E59F4"/>
    <w:rsid w:val="006E66A9"/>
    <w:rsid w:val="006F0922"/>
    <w:rsid w:val="006F0FA3"/>
    <w:rsid w:val="006F1B47"/>
    <w:rsid w:val="006F41F0"/>
    <w:rsid w:val="006F4F8A"/>
    <w:rsid w:val="006F7014"/>
    <w:rsid w:val="006F785D"/>
    <w:rsid w:val="00701407"/>
    <w:rsid w:val="00701D73"/>
    <w:rsid w:val="0070300D"/>
    <w:rsid w:val="00705043"/>
    <w:rsid w:val="007109EE"/>
    <w:rsid w:val="007131B8"/>
    <w:rsid w:val="0071434C"/>
    <w:rsid w:val="00714727"/>
    <w:rsid w:val="007147C6"/>
    <w:rsid w:val="007157C5"/>
    <w:rsid w:val="00720AF0"/>
    <w:rsid w:val="00721BF8"/>
    <w:rsid w:val="00721D55"/>
    <w:rsid w:val="007232D5"/>
    <w:rsid w:val="00724AEC"/>
    <w:rsid w:val="00725CB7"/>
    <w:rsid w:val="0073096E"/>
    <w:rsid w:val="00730FEE"/>
    <w:rsid w:val="00731077"/>
    <w:rsid w:val="007316B3"/>
    <w:rsid w:val="00731F31"/>
    <w:rsid w:val="007321B2"/>
    <w:rsid w:val="00733502"/>
    <w:rsid w:val="00734A1E"/>
    <w:rsid w:val="00735A5F"/>
    <w:rsid w:val="007418BB"/>
    <w:rsid w:val="007507BD"/>
    <w:rsid w:val="00752130"/>
    <w:rsid w:val="007604E4"/>
    <w:rsid w:val="0076109B"/>
    <w:rsid w:val="00761B15"/>
    <w:rsid w:val="0076257F"/>
    <w:rsid w:val="00762D77"/>
    <w:rsid w:val="0076352D"/>
    <w:rsid w:val="007657FE"/>
    <w:rsid w:val="00770F68"/>
    <w:rsid w:val="007718D5"/>
    <w:rsid w:val="00773B58"/>
    <w:rsid w:val="0077598D"/>
    <w:rsid w:val="00775BD5"/>
    <w:rsid w:val="00776AE0"/>
    <w:rsid w:val="00776CBB"/>
    <w:rsid w:val="007806AD"/>
    <w:rsid w:val="007828F9"/>
    <w:rsid w:val="0078342D"/>
    <w:rsid w:val="007841FF"/>
    <w:rsid w:val="007877C8"/>
    <w:rsid w:val="00793C40"/>
    <w:rsid w:val="00793F8E"/>
    <w:rsid w:val="007952C1"/>
    <w:rsid w:val="007A2478"/>
    <w:rsid w:val="007A2D5E"/>
    <w:rsid w:val="007A5006"/>
    <w:rsid w:val="007B01E5"/>
    <w:rsid w:val="007B7E24"/>
    <w:rsid w:val="007C0C77"/>
    <w:rsid w:val="007C5F12"/>
    <w:rsid w:val="007C67F2"/>
    <w:rsid w:val="007D0E51"/>
    <w:rsid w:val="007D2E5B"/>
    <w:rsid w:val="007D5008"/>
    <w:rsid w:val="007E3BB2"/>
    <w:rsid w:val="007E6E6E"/>
    <w:rsid w:val="007F002D"/>
    <w:rsid w:val="007F38D0"/>
    <w:rsid w:val="007F4291"/>
    <w:rsid w:val="007F6817"/>
    <w:rsid w:val="007F7C6E"/>
    <w:rsid w:val="008003BF"/>
    <w:rsid w:val="0080098D"/>
    <w:rsid w:val="00800F00"/>
    <w:rsid w:val="00801146"/>
    <w:rsid w:val="00801A27"/>
    <w:rsid w:val="0080537A"/>
    <w:rsid w:val="008108A3"/>
    <w:rsid w:val="00812D95"/>
    <w:rsid w:val="0081464F"/>
    <w:rsid w:val="0081473C"/>
    <w:rsid w:val="008154C8"/>
    <w:rsid w:val="008161D6"/>
    <w:rsid w:val="00816358"/>
    <w:rsid w:val="008163E9"/>
    <w:rsid w:val="0082040B"/>
    <w:rsid w:val="00821EBF"/>
    <w:rsid w:val="00822874"/>
    <w:rsid w:val="00822878"/>
    <w:rsid w:val="008246D7"/>
    <w:rsid w:val="00827A2F"/>
    <w:rsid w:val="008308D3"/>
    <w:rsid w:val="0083160F"/>
    <w:rsid w:val="0083459F"/>
    <w:rsid w:val="00834A9B"/>
    <w:rsid w:val="00837D99"/>
    <w:rsid w:val="0084133F"/>
    <w:rsid w:val="00841BBC"/>
    <w:rsid w:val="008421E6"/>
    <w:rsid w:val="00842C91"/>
    <w:rsid w:val="0084627C"/>
    <w:rsid w:val="00847325"/>
    <w:rsid w:val="00850F27"/>
    <w:rsid w:val="008532B8"/>
    <w:rsid w:val="00853D1B"/>
    <w:rsid w:val="00855E0A"/>
    <w:rsid w:val="00856215"/>
    <w:rsid w:val="0085690C"/>
    <w:rsid w:val="00856C3E"/>
    <w:rsid w:val="0085750A"/>
    <w:rsid w:val="0085780C"/>
    <w:rsid w:val="00861133"/>
    <w:rsid w:val="008611E5"/>
    <w:rsid w:val="00864456"/>
    <w:rsid w:val="0087091E"/>
    <w:rsid w:val="00870C59"/>
    <w:rsid w:val="0087213A"/>
    <w:rsid w:val="00872C1A"/>
    <w:rsid w:val="00872DE3"/>
    <w:rsid w:val="00874AC6"/>
    <w:rsid w:val="00875EFF"/>
    <w:rsid w:val="008825B7"/>
    <w:rsid w:val="0088279E"/>
    <w:rsid w:val="008863FC"/>
    <w:rsid w:val="00887F07"/>
    <w:rsid w:val="008900D5"/>
    <w:rsid w:val="00890DD4"/>
    <w:rsid w:val="00890EB6"/>
    <w:rsid w:val="008934BA"/>
    <w:rsid w:val="00894792"/>
    <w:rsid w:val="00896E10"/>
    <w:rsid w:val="008A1BC0"/>
    <w:rsid w:val="008A3ADB"/>
    <w:rsid w:val="008A3BC0"/>
    <w:rsid w:val="008A6773"/>
    <w:rsid w:val="008A7793"/>
    <w:rsid w:val="008B0F6C"/>
    <w:rsid w:val="008B3B9E"/>
    <w:rsid w:val="008B48B8"/>
    <w:rsid w:val="008B4925"/>
    <w:rsid w:val="008B5957"/>
    <w:rsid w:val="008C210B"/>
    <w:rsid w:val="008C2331"/>
    <w:rsid w:val="008C31D4"/>
    <w:rsid w:val="008C47EB"/>
    <w:rsid w:val="008C4E5A"/>
    <w:rsid w:val="008C5076"/>
    <w:rsid w:val="008C5F84"/>
    <w:rsid w:val="008C7051"/>
    <w:rsid w:val="008C71AF"/>
    <w:rsid w:val="008C76D2"/>
    <w:rsid w:val="008D232A"/>
    <w:rsid w:val="008D4E70"/>
    <w:rsid w:val="008D4FC9"/>
    <w:rsid w:val="008D7410"/>
    <w:rsid w:val="008E0FE4"/>
    <w:rsid w:val="008E23E8"/>
    <w:rsid w:val="008E33CD"/>
    <w:rsid w:val="008E5899"/>
    <w:rsid w:val="008F1028"/>
    <w:rsid w:val="008F1CBF"/>
    <w:rsid w:val="008F3162"/>
    <w:rsid w:val="008F4494"/>
    <w:rsid w:val="008F50A3"/>
    <w:rsid w:val="00900E9D"/>
    <w:rsid w:val="00902272"/>
    <w:rsid w:val="009060AE"/>
    <w:rsid w:val="00910A87"/>
    <w:rsid w:val="00910DA2"/>
    <w:rsid w:val="00910F58"/>
    <w:rsid w:val="0091377E"/>
    <w:rsid w:val="00913846"/>
    <w:rsid w:val="00914779"/>
    <w:rsid w:val="00915C33"/>
    <w:rsid w:val="00915EC0"/>
    <w:rsid w:val="00916CE8"/>
    <w:rsid w:val="00917D1F"/>
    <w:rsid w:val="009241C8"/>
    <w:rsid w:val="0092490C"/>
    <w:rsid w:val="00925816"/>
    <w:rsid w:val="00926C7A"/>
    <w:rsid w:val="00927713"/>
    <w:rsid w:val="009303C7"/>
    <w:rsid w:val="0093055E"/>
    <w:rsid w:val="00932E8E"/>
    <w:rsid w:val="0093348B"/>
    <w:rsid w:val="00933FBA"/>
    <w:rsid w:val="009349B2"/>
    <w:rsid w:val="00935DCB"/>
    <w:rsid w:val="00937659"/>
    <w:rsid w:val="00937910"/>
    <w:rsid w:val="00937FED"/>
    <w:rsid w:val="0094190A"/>
    <w:rsid w:val="00943952"/>
    <w:rsid w:val="00944DDD"/>
    <w:rsid w:val="00945A50"/>
    <w:rsid w:val="00947738"/>
    <w:rsid w:val="00950657"/>
    <w:rsid w:val="00951CCB"/>
    <w:rsid w:val="0095590C"/>
    <w:rsid w:val="0096234E"/>
    <w:rsid w:val="00963C6F"/>
    <w:rsid w:val="0096688E"/>
    <w:rsid w:val="00966D4B"/>
    <w:rsid w:val="00970DA1"/>
    <w:rsid w:val="00971340"/>
    <w:rsid w:val="00971609"/>
    <w:rsid w:val="00971EC6"/>
    <w:rsid w:val="00972722"/>
    <w:rsid w:val="00972C87"/>
    <w:rsid w:val="00972F1B"/>
    <w:rsid w:val="00976922"/>
    <w:rsid w:val="00976998"/>
    <w:rsid w:val="00981584"/>
    <w:rsid w:val="00985C81"/>
    <w:rsid w:val="009872FB"/>
    <w:rsid w:val="00987336"/>
    <w:rsid w:val="0099443C"/>
    <w:rsid w:val="00996441"/>
    <w:rsid w:val="00996C98"/>
    <w:rsid w:val="009A31E2"/>
    <w:rsid w:val="009A3AE0"/>
    <w:rsid w:val="009A7101"/>
    <w:rsid w:val="009A7343"/>
    <w:rsid w:val="009B0AAC"/>
    <w:rsid w:val="009B2F66"/>
    <w:rsid w:val="009B3117"/>
    <w:rsid w:val="009B5403"/>
    <w:rsid w:val="009B55BD"/>
    <w:rsid w:val="009B5FBD"/>
    <w:rsid w:val="009C3DB0"/>
    <w:rsid w:val="009C7908"/>
    <w:rsid w:val="009C7B67"/>
    <w:rsid w:val="009C7B96"/>
    <w:rsid w:val="009D03EC"/>
    <w:rsid w:val="009D17B7"/>
    <w:rsid w:val="009D203C"/>
    <w:rsid w:val="009D2890"/>
    <w:rsid w:val="009D2C6F"/>
    <w:rsid w:val="009D61A6"/>
    <w:rsid w:val="009D6D58"/>
    <w:rsid w:val="009E07D3"/>
    <w:rsid w:val="009E08F1"/>
    <w:rsid w:val="009E2C67"/>
    <w:rsid w:val="009E4C83"/>
    <w:rsid w:val="009E5BDF"/>
    <w:rsid w:val="009F1D99"/>
    <w:rsid w:val="009F26D6"/>
    <w:rsid w:val="009F4F6B"/>
    <w:rsid w:val="009F7FF8"/>
    <w:rsid w:val="00A019C0"/>
    <w:rsid w:val="00A01E6F"/>
    <w:rsid w:val="00A024C9"/>
    <w:rsid w:val="00A02BD4"/>
    <w:rsid w:val="00A118DC"/>
    <w:rsid w:val="00A12A0D"/>
    <w:rsid w:val="00A12FD2"/>
    <w:rsid w:val="00A13C14"/>
    <w:rsid w:val="00A14D30"/>
    <w:rsid w:val="00A16F2F"/>
    <w:rsid w:val="00A178EF"/>
    <w:rsid w:val="00A2177C"/>
    <w:rsid w:val="00A21CD7"/>
    <w:rsid w:val="00A2389D"/>
    <w:rsid w:val="00A23A25"/>
    <w:rsid w:val="00A25196"/>
    <w:rsid w:val="00A30CA8"/>
    <w:rsid w:val="00A32DD1"/>
    <w:rsid w:val="00A378EF"/>
    <w:rsid w:val="00A4109B"/>
    <w:rsid w:val="00A41C9E"/>
    <w:rsid w:val="00A4338F"/>
    <w:rsid w:val="00A47AAC"/>
    <w:rsid w:val="00A51682"/>
    <w:rsid w:val="00A5201D"/>
    <w:rsid w:val="00A52551"/>
    <w:rsid w:val="00A53265"/>
    <w:rsid w:val="00A53972"/>
    <w:rsid w:val="00A5419D"/>
    <w:rsid w:val="00A55E92"/>
    <w:rsid w:val="00A57EAD"/>
    <w:rsid w:val="00A601B2"/>
    <w:rsid w:val="00A6160A"/>
    <w:rsid w:val="00A620A9"/>
    <w:rsid w:val="00A625A7"/>
    <w:rsid w:val="00A63D24"/>
    <w:rsid w:val="00A643A8"/>
    <w:rsid w:val="00A71341"/>
    <w:rsid w:val="00A73CEA"/>
    <w:rsid w:val="00A74651"/>
    <w:rsid w:val="00A757C7"/>
    <w:rsid w:val="00A76854"/>
    <w:rsid w:val="00A77D40"/>
    <w:rsid w:val="00A81A16"/>
    <w:rsid w:val="00A81CE0"/>
    <w:rsid w:val="00A85808"/>
    <w:rsid w:val="00A96373"/>
    <w:rsid w:val="00A96A39"/>
    <w:rsid w:val="00A978F3"/>
    <w:rsid w:val="00AA2F80"/>
    <w:rsid w:val="00AA31C0"/>
    <w:rsid w:val="00AA37D9"/>
    <w:rsid w:val="00AA4667"/>
    <w:rsid w:val="00AA51C7"/>
    <w:rsid w:val="00AA58EC"/>
    <w:rsid w:val="00AA5A2D"/>
    <w:rsid w:val="00AA5BF9"/>
    <w:rsid w:val="00AA5F91"/>
    <w:rsid w:val="00AA632F"/>
    <w:rsid w:val="00AA7C5E"/>
    <w:rsid w:val="00AB0CFC"/>
    <w:rsid w:val="00AB22EB"/>
    <w:rsid w:val="00AB3136"/>
    <w:rsid w:val="00AB34F7"/>
    <w:rsid w:val="00AB4926"/>
    <w:rsid w:val="00AC0E6F"/>
    <w:rsid w:val="00AC2559"/>
    <w:rsid w:val="00AC2AA2"/>
    <w:rsid w:val="00AC3DAB"/>
    <w:rsid w:val="00AC4CE7"/>
    <w:rsid w:val="00AC5D0C"/>
    <w:rsid w:val="00AC78FD"/>
    <w:rsid w:val="00AD06FE"/>
    <w:rsid w:val="00AD102D"/>
    <w:rsid w:val="00AD16CC"/>
    <w:rsid w:val="00AD18AB"/>
    <w:rsid w:val="00AD1A98"/>
    <w:rsid w:val="00AD250D"/>
    <w:rsid w:val="00AD2B1E"/>
    <w:rsid w:val="00AD3169"/>
    <w:rsid w:val="00AD48F9"/>
    <w:rsid w:val="00AD4C84"/>
    <w:rsid w:val="00AD5CBF"/>
    <w:rsid w:val="00AD6506"/>
    <w:rsid w:val="00AD78EE"/>
    <w:rsid w:val="00AE0F75"/>
    <w:rsid w:val="00AE1339"/>
    <w:rsid w:val="00AE1CCC"/>
    <w:rsid w:val="00AE26C3"/>
    <w:rsid w:val="00AE3E21"/>
    <w:rsid w:val="00AE5CE2"/>
    <w:rsid w:val="00AF2BCD"/>
    <w:rsid w:val="00AF5911"/>
    <w:rsid w:val="00AF71CD"/>
    <w:rsid w:val="00AF7587"/>
    <w:rsid w:val="00B00E75"/>
    <w:rsid w:val="00B05A5B"/>
    <w:rsid w:val="00B06A76"/>
    <w:rsid w:val="00B112FC"/>
    <w:rsid w:val="00B11DF8"/>
    <w:rsid w:val="00B121BD"/>
    <w:rsid w:val="00B140F8"/>
    <w:rsid w:val="00B15070"/>
    <w:rsid w:val="00B15464"/>
    <w:rsid w:val="00B15850"/>
    <w:rsid w:val="00B15B28"/>
    <w:rsid w:val="00B15BAC"/>
    <w:rsid w:val="00B16292"/>
    <w:rsid w:val="00B17B61"/>
    <w:rsid w:val="00B2232F"/>
    <w:rsid w:val="00B22894"/>
    <w:rsid w:val="00B23F26"/>
    <w:rsid w:val="00B241C7"/>
    <w:rsid w:val="00B24F7F"/>
    <w:rsid w:val="00B2592E"/>
    <w:rsid w:val="00B26630"/>
    <w:rsid w:val="00B32A35"/>
    <w:rsid w:val="00B33DB7"/>
    <w:rsid w:val="00B34F0A"/>
    <w:rsid w:val="00B3518B"/>
    <w:rsid w:val="00B35B21"/>
    <w:rsid w:val="00B36E66"/>
    <w:rsid w:val="00B44007"/>
    <w:rsid w:val="00B44384"/>
    <w:rsid w:val="00B444A5"/>
    <w:rsid w:val="00B466D0"/>
    <w:rsid w:val="00B46734"/>
    <w:rsid w:val="00B46B30"/>
    <w:rsid w:val="00B47A0D"/>
    <w:rsid w:val="00B554EB"/>
    <w:rsid w:val="00B57018"/>
    <w:rsid w:val="00B57291"/>
    <w:rsid w:val="00B60FD3"/>
    <w:rsid w:val="00B61DBE"/>
    <w:rsid w:val="00B65098"/>
    <w:rsid w:val="00B65312"/>
    <w:rsid w:val="00B66F03"/>
    <w:rsid w:val="00B67108"/>
    <w:rsid w:val="00B67C09"/>
    <w:rsid w:val="00B70A4F"/>
    <w:rsid w:val="00B71F09"/>
    <w:rsid w:val="00B752CA"/>
    <w:rsid w:val="00B75733"/>
    <w:rsid w:val="00B76D62"/>
    <w:rsid w:val="00B76E09"/>
    <w:rsid w:val="00B8056C"/>
    <w:rsid w:val="00B80F2D"/>
    <w:rsid w:val="00B814C8"/>
    <w:rsid w:val="00B8498C"/>
    <w:rsid w:val="00B87825"/>
    <w:rsid w:val="00B92BC9"/>
    <w:rsid w:val="00BA154F"/>
    <w:rsid w:val="00BA17E8"/>
    <w:rsid w:val="00BA3AF3"/>
    <w:rsid w:val="00BA3C7C"/>
    <w:rsid w:val="00BA62F6"/>
    <w:rsid w:val="00BB04AA"/>
    <w:rsid w:val="00BB21CC"/>
    <w:rsid w:val="00BB2531"/>
    <w:rsid w:val="00BC1531"/>
    <w:rsid w:val="00BC26A2"/>
    <w:rsid w:val="00BC6D3E"/>
    <w:rsid w:val="00BC78DD"/>
    <w:rsid w:val="00BC7D4E"/>
    <w:rsid w:val="00BD2132"/>
    <w:rsid w:val="00BD396E"/>
    <w:rsid w:val="00BD5043"/>
    <w:rsid w:val="00BD6DDC"/>
    <w:rsid w:val="00BE0230"/>
    <w:rsid w:val="00BE0931"/>
    <w:rsid w:val="00BE241F"/>
    <w:rsid w:val="00BE2624"/>
    <w:rsid w:val="00BE2BCC"/>
    <w:rsid w:val="00BE318B"/>
    <w:rsid w:val="00BE4113"/>
    <w:rsid w:val="00BE47EA"/>
    <w:rsid w:val="00BE61FF"/>
    <w:rsid w:val="00BF2EDE"/>
    <w:rsid w:val="00BF2F95"/>
    <w:rsid w:val="00BF6369"/>
    <w:rsid w:val="00BF66E5"/>
    <w:rsid w:val="00BF725F"/>
    <w:rsid w:val="00C0406A"/>
    <w:rsid w:val="00C045FA"/>
    <w:rsid w:val="00C1009F"/>
    <w:rsid w:val="00C1076A"/>
    <w:rsid w:val="00C1670D"/>
    <w:rsid w:val="00C17867"/>
    <w:rsid w:val="00C21D51"/>
    <w:rsid w:val="00C22174"/>
    <w:rsid w:val="00C2332F"/>
    <w:rsid w:val="00C25B14"/>
    <w:rsid w:val="00C25EF0"/>
    <w:rsid w:val="00C25FC5"/>
    <w:rsid w:val="00C261A3"/>
    <w:rsid w:val="00C27275"/>
    <w:rsid w:val="00C308DA"/>
    <w:rsid w:val="00C30BF7"/>
    <w:rsid w:val="00C32520"/>
    <w:rsid w:val="00C3486A"/>
    <w:rsid w:val="00C351AD"/>
    <w:rsid w:val="00C3725C"/>
    <w:rsid w:val="00C378E5"/>
    <w:rsid w:val="00C37E25"/>
    <w:rsid w:val="00C40790"/>
    <w:rsid w:val="00C40BC2"/>
    <w:rsid w:val="00C43E56"/>
    <w:rsid w:val="00C44063"/>
    <w:rsid w:val="00C453D4"/>
    <w:rsid w:val="00C458DC"/>
    <w:rsid w:val="00C4624C"/>
    <w:rsid w:val="00C46374"/>
    <w:rsid w:val="00C47048"/>
    <w:rsid w:val="00C5019D"/>
    <w:rsid w:val="00C516D2"/>
    <w:rsid w:val="00C52895"/>
    <w:rsid w:val="00C52EC8"/>
    <w:rsid w:val="00C534DC"/>
    <w:rsid w:val="00C53A47"/>
    <w:rsid w:val="00C53F59"/>
    <w:rsid w:val="00C573EE"/>
    <w:rsid w:val="00C604BE"/>
    <w:rsid w:val="00C63CDD"/>
    <w:rsid w:val="00C63D7F"/>
    <w:rsid w:val="00C64182"/>
    <w:rsid w:val="00C65423"/>
    <w:rsid w:val="00C666F3"/>
    <w:rsid w:val="00C74A9A"/>
    <w:rsid w:val="00C7586D"/>
    <w:rsid w:val="00C75B5E"/>
    <w:rsid w:val="00C76CDF"/>
    <w:rsid w:val="00C8014E"/>
    <w:rsid w:val="00C826DB"/>
    <w:rsid w:val="00C84505"/>
    <w:rsid w:val="00C84892"/>
    <w:rsid w:val="00C85A6B"/>
    <w:rsid w:val="00C91DE6"/>
    <w:rsid w:val="00C938C3"/>
    <w:rsid w:val="00C9390B"/>
    <w:rsid w:val="00C93C58"/>
    <w:rsid w:val="00C94602"/>
    <w:rsid w:val="00C951EF"/>
    <w:rsid w:val="00CA0907"/>
    <w:rsid w:val="00CA3DEE"/>
    <w:rsid w:val="00CA7184"/>
    <w:rsid w:val="00CB090F"/>
    <w:rsid w:val="00CB09ED"/>
    <w:rsid w:val="00CB3298"/>
    <w:rsid w:val="00CB3388"/>
    <w:rsid w:val="00CB35A5"/>
    <w:rsid w:val="00CB4CAB"/>
    <w:rsid w:val="00CB4FB3"/>
    <w:rsid w:val="00CB562A"/>
    <w:rsid w:val="00CB7937"/>
    <w:rsid w:val="00CC0865"/>
    <w:rsid w:val="00CC10D7"/>
    <w:rsid w:val="00CC212E"/>
    <w:rsid w:val="00CC3F14"/>
    <w:rsid w:val="00CC5FDA"/>
    <w:rsid w:val="00CC773C"/>
    <w:rsid w:val="00CC7B15"/>
    <w:rsid w:val="00CD2820"/>
    <w:rsid w:val="00CD2A09"/>
    <w:rsid w:val="00CD412B"/>
    <w:rsid w:val="00CD46A2"/>
    <w:rsid w:val="00CD50E2"/>
    <w:rsid w:val="00CD530B"/>
    <w:rsid w:val="00CD6540"/>
    <w:rsid w:val="00CD7ED5"/>
    <w:rsid w:val="00CE45EF"/>
    <w:rsid w:val="00CE47D7"/>
    <w:rsid w:val="00CE59DC"/>
    <w:rsid w:val="00CF0BE5"/>
    <w:rsid w:val="00CF14F3"/>
    <w:rsid w:val="00CF347E"/>
    <w:rsid w:val="00CF60EF"/>
    <w:rsid w:val="00CF61C5"/>
    <w:rsid w:val="00CF63C5"/>
    <w:rsid w:val="00CF65FA"/>
    <w:rsid w:val="00CF65FD"/>
    <w:rsid w:val="00CF6F23"/>
    <w:rsid w:val="00D0413E"/>
    <w:rsid w:val="00D055E8"/>
    <w:rsid w:val="00D0694C"/>
    <w:rsid w:val="00D102C7"/>
    <w:rsid w:val="00D10AF8"/>
    <w:rsid w:val="00D123DB"/>
    <w:rsid w:val="00D1283E"/>
    <w:rsid w:val="00D12F93"/>
    <w:rsid w:val="00D14436"/>
    <w:rsid w:val="00D149C4"/>
    <w:rsid w:val="00D16327"/>
    <w:rsid w:val="00D16501"/>
    <w:rsid w:val="00D166EE"/>
    <w:rsid w:val="00D176FB"/>
    <w:rsid w:val="00D204BE"/>
    <w:rsid w:val="00D232B3"/>
    <w:rsid w:val="00D234AD"/>
    <w:rsid w:val="00D235E6"/>
    <w:rsid w:val="00D2461F"/>
    <w:rsid w:val="00D25DFA"/>
    <w:rsid w:val="00D26C98"/>
    <w:rsid w:val="00D27A4D"/>
    <w:rsid w:val="00D300CC"/>
    <w:rsid w:val="00D30378"/>
    <w:rsid w:val="00D31425"/>
    <w:rsid w:val="00D3237D"/>
    <w:rsid w:val="00D328E6"/>
    <w:rsid w:val="00D3325A"/>
    <w:rsid w:val="00D33E81"/>
    <w:rsid w:val="00D34009"/>
    <w:rsid w:val="00D35676"/>
    <w:rsid w:val="00D3587B"/>
    <w:rsid w:val="00D35C32"/>
    <w:rsid w:val="00D37188"/>
    <w:rsid w:val="00D4196B"/>
    <w:rsid w:val="00D41D7D"/>
    <w:rsid w:val="00D42742"/>
    <w:rsid w:val="00D428D0"/>
    <w:rsid w:val="00D43137"/>
    <w:rsid w:val="00D46069"/>
    <w:rsid w:val="00D466F1"/>
    <w:rsid w:val="00D468B3"/>
    <w:rsid w:val="00D46C2F"/>
    <w:rsid w:val="00D50EC2"/>
    <w:rsid w:val="00D50FF2"/>
    <w:rsid w:val="00D52ADA"/>
    <w:rsid w:val="00D532A7"/>
    <w:rsid w:val="00D55F4E"/>
    <w:rsid w:val="00D5620D"/>
    <w:rsid w:val="00D60753"/>
    <w:rsid w:val="00D6244B"/>
    <w:rsid w:val="00D62863"/>
    <w:rsid w:val="00D648F7"/>
    <w:rsid w:val="00D6528E"/>
    <w:rsid w:val="00D66AE8"/>
    <w:rsid w:val="00D715D8"/>
    <w:rsid w:val="00D721DC"/>
    <w:rsid w:val="00D725B9"/>
    <w:rsid w:val="00D739C0"/>
    <w:rsid w:val="00D74527"/>
    <w:rsid w:val="00D75D4F"/>
    <w:rsid w:val="00D76158"/>
    <w:rsid w:val="00D76B1F"/>
    <w:rsid w:val="00D80E59"/>
    <w:rsid w:val="00D83495"/>
    <w:rsid w:val="00D8563B"/>
    <w:rsid w:val="00D85C5C"/>
    <w:rsid w:val="00D8605B"/>
    <w:rsid w:val="00D87CAE"/>
    <w:rsid w:val="00D9052E"/>
    <w:rsid w:val="00D90557"/>
    <w:rsid w:val="00D9352B"/>
    <w:rsid w:val="00D95540"/>
    <w:rsid w:val="00DA0111"/>
    <w:rsid w:val="00DA018A"/>
    <w:rsid w:val="00DA1BD7"/>
    <w:rsid w:val="00DA52BE"/>
    <w:rsid w:val="00DA534F"/>
    <w:rsid w:val="00DB095F"/>
    <w:rsid w:val="00DB1B55"/>
    <w:rsid w:val="00DB2D0B"/>
    <w:rsid w:val="00DB3B7E"/>
    <w:rsid w:val="00DB5DAC"/>
    <w:rsid w:val="00DB7814"/>
    <w:rsid w:val="00DB79F8"/>
    <w:rsid w:val="00DC00D3"/>
    <w:rsid w:val="00DC146A"/>
    <w:rsid w:val="00DC1B10"/>
    <w:rsid w:val="00DC3AEB"/>
    <w:rsid w:val="00DC507E"/>
    <w:rsid w:val="00DC6BE8"/>
    <w:rsid w:val="00DC6D74"/>
    <w:rsid w:val="00DD04A9"/>
    <w:rsid w:val="00DD230B"/>
    <w:rsid w:val="00DD23B8"/>
    <w:rsid w:val="00DD33D8"/>
    <w:rsid w:val="00DD4358"/>
    <w:rsid w:val="00DD6740"/>
    <w:rsid w:val="00DF23B4"/>
    <w:rsid w:val="00DF56C7"/>
    <w:rsid w:val="00E01006"/>
    <w:rsid w:val="00E034AC"/>
    <w:rsid w:val="00E03B14"/>
    <w:rsid w:val="00E04E7D"/>
    <w:rsid w:val="00E054E2"/>
    <w:rsid w:val="00E05660"/>
    <w:rsid w:val="00E0566C"/>
    <w:rsid w:val="00E06893"/>
    <w:rsid w:val="00E06925"/>
    <w:rsid w:val="00E07B07"/>
    <w:rsid w:val="00E1126C"/>
    <w:rsid w:val="00E12874"/>
    <w:rsid w:val="00E12FD1"/>
    <w:rsid w:val="00E20985"/>
    <w:rsid w:val="00E213F7"/>
    <w:rsid w:val="00E220F5"/>
    <w:rsid w:val="00E23FE3"/>
    <w:rsid w:val="00E246B2"/>
    <w:rsid w:val="00E24FAA"/>
    <w:rsid w:val="00E26381"/>
    <w:rsid w:val="00E26B6C"/>
    <w:rsid w:val="00E30739"/>
    <w:rsid w:val="00E3167F"/>
    <w:rsid w:val="00E331A3"/>
    <w:rsid w:val="00E35169"/>
    <w:rsid w:val="00E36C3D"/>
    <w:rsid w:val="00E36E34"/>
    <w:rsid w:val="00E3796C"/>
    <w:rsid w:val="00E41835"/>
    <w:rsid w:val="00E4555B"/>
    <w:rsid w:val="00E465D1"/>
    <w:rsid w:val="00E46AAF"/>
    <w:rsid w:val="00E503F0"/>
    <w:rsid w:val="00E5199C"/>
    <w:rsid w:val="00E53055"/>
    <w:rsid w:val="00E56F30"/>
    <w:rsid w:val="00E60C61"/>
    <w:rsid w:val="00E61B49"/>
    <w:rsid w:val="00E674C2"/>
    <w:rsid w:val="00E702CE"/>
    <w:rsid w:val="00E71EED"/>
    <w:rsid w:val="00E768D6"/>
    <w:rsid w:val="00E771FD"/>
    <w:rsid w:val="00E779CB"/>
    <w:rsid w:val="00E77DA5"/>
    <w:rsid w:val="00E80F1E"/>
    <w:rsid w:val="00E848FB"/>
    <w:rsid w:val="00E8495D"/>
    <w:rsid w:val="00E84BE0"/>
    <w:rsid w:val="00E9172F"/>
    <w:rsid w:val="00E92468"/>
    <w:rsid w:val="00E9654F"/>
    <w:rsid w:val="00E9720D"/>
    <w:rsid w:val="00EA25AE"/>
    <w:rsid w:val="00EA3251"/>
    <w:rsid w:val="00EA5D15"/>
    <w:rsid w:val="00EA6183"/>
    <w:rsid w:val="00EB0789"/>
    <w:rsid w:val="00EB0BC5"/>
    <w:rsid w:val="00EB0D99"/>
    <w:rsid w:val="00EB326C"/>
    <w:rsid w:val="00EB52E9"/>
    <w:rsid w:val="00EB7F6F"/>
    <w:rsid w:val="00EC3241"/>
    <w:rsid w:val="00EC37EC"/>
    <w:rsid w:val="00EC4F0A"/>
    <w:rsid w:val="00EC58C3"/>
    <w:rsid w:val="00EC6A02"/>
    <w:rsid w:val="00EC6DDB"/>
    <w:rsid w:val="00ED08C2"/>
    <w:rsid w:val="00ED279F"/>
    <w:rsid w:val="00ED579C"/>
    <w:rsid w:val="00ED6176"/>
    <w:rsid w:val="00ED7778"/>
    <w:rsid w:val="00EE20B8"/>
    <w:rsid w:val="00EF036D"/>
    <w:rsid w:val="00EF0FF2"/>
    <w:rsid w:val="00EF4021"/>
    <w:rsid w:val="00EF6259"/>
    <w:rsid w:val="00F070E9"/>
    <w:rsid w:val="00F07C69"/>
    <w:rsid w:val="00F111A6"/>
    <w:rsid w:val="00F114DD"/>
    <w:rsid w:val="00F1392E"/>
    <w:rsid w:val="00F14E12"/>
    <w:rsid w:val="00F158E7"/>
    <w:rsid w:val="00F16801"/>
    <w:rsid w:val="00F174CC"/>
    <w:rsid w:val="00F30242"/>
    <w:rsid w:val="00F34BBF"/>
    <w:rsid w:val="00F34BF8"/>
    <w:rsid w:val="00F35950"/>
    <w:rsid w:val="00F35F4E"/>
    <w:rsid w:val="00F36445"/>
    <w:rsid w:val="00F37A1B"/>
    <w:rsid w:val="00F41296"/>
    <w:rsid w:val="00F41FCF"/>
    <w:rsid w:val="00F4412C"/>
    <w:rsid w:val="00F50C86"/>
    <w:rsid w:val="00F52643"/>
    <w:rsid w:val="00F526FD"/>
    <w:rsid w:val="00F5407F"/>
    <w:rsid w:val="00F5484C"/>
    <w:rsid w:val="00F54EA9"/>
    <w:rsid w:val="00F56350"/>
    <w:rsid w:val="00F57AEF"/>
    <w:rsid w:val="00F60DF8"/>
    <w:rsid w:val="00F60EB0"/>
    <w:rsid w:val="00F61993"/>
    <w:rsid w:val="00F61C40"/>
    <w:rsid w:val="00F633CB"/>
    <w:rsid w:val="00F63CBA"/>
    <w:rsid w:val="00F6723F"/>
    <w:rsid w:val="00F732C7"/>
    <w:rsid w:val="00F7342F"/>
    <w:rsid w:val="00F74F03"/>
    <w:rsid w:val="00F772DE"/>
    <w:rsid w:val="00F77B03"/>
    <w:rsid w:val="00F81616"/>
    <w:rsid w:val="00F82C23"/>
    <w:rsid w:val="00F82E7C"/>
    <w:rsid w:val="00F83626"/>
    <w:rsid w:val="00F83EC6"/>
    <w:rsid w:val="00F8478E"/>
    <w:rsid w:val="00F84824"/>
    <w:rsid w:val="00F94DA0"/>
    <w:rsid w:val="00F94F49"/>
    <w:rsid w:val="00F95BD2"/>
    <w:rsid w:val="00F96A32"/>
    <w:rsid w:val="00F97762"/>
    <w:rsid w:val="00FA04C7"/>
    <w:rsid w:val="00FA07C9"/>
    <w:rsid w:val="00FA2974"/>
    <w:rsid w:val="00FA30D0"/>
    <w:rsid w:val="00FA770A"/>
    <w:rsid w:val="00FB029B"/>
    <w:rsid w:val="00FB05EA"/>
    <w:rsid w:val="00FB0DE1"/>
    <w:rsid w:val="00FB44E8"/>
    <w:rsid w:val="00FB55F8"/>
    <w:rsid w:val="00FB62C3"/>
    <w:rsid w:val="00FC00FC"/>
    <w:rsid w:val="00FC0A96"/>
    <w:rsid w:val="00FC189A"/>
    <w:rsid w:val="00FC4CE0"/>
    <w:rsid w:val="00FC550C"/>
    <w:rsid w:val="00FC6D0D"/>
    <w:rsid w:val="00FC7C61"/>
    <w:rsid w:val="00FD0BB8"/>
    <w:rsid w:val="00FD1822"/>
    <w:rsid w:val="00FD1EFC"/>
    <w:rsid w:val="00FD3BA2"/>
    <w:rsid w:val="00FD44F6"/>
    <w:rsid w:val="00FD4927"/>
    <w:rsid w:val="00FE0C0C"/>
    <w:rsid w:val="00FE1282"/>
    <w:rsid w:val="00FE3E70"/>
    <w:rsid w:val="00FE6DE0"/>
    <w:rsid w:val="00FE762F"/>
    <w:rsid w:val="00FF13AE"/>
    <w:rsid w:val="00FF1F9D"/>
    <w:rsid w:val="00FF34D4"/>
    <w:rsid w:val="00FF4F44"/>
    <w:rsid w:val="00FF5933"/>
    <w:rsid w:val="01E6AC0C"/>
    <w:rsid w:val="06240236"/>
    <w:rsid w:val="0E66A24E"/>
    <w:rsid w:val="123F00B0"/>
    <w:rsid w:val="1935097A"/>
    <w:rsid w:val="1FAE2155"/>
    <w:rsid w:val="249C92A5"/>
    <w:rsid w:val="24A2DDC0"/>
    <w:rsid w:val="38F8F79E"/>
    <w:rsid w:val="3F8CDF9D"/>
    <w:rsid w:val="3FFC5924"/>
    <w:rsid w:val="418FE0D0"/>
    <w:rsid w:val="43120655"/>
    <w:rsid w:val="4F903C1D"/>
    <w:rsid w:val="5866ABCD"/>
    <w:rsid w:val="64DFA0E4"/>
    <w:rsid w:val="75FAE35D"/>
    <w:rsid w:val="760C402B"/>
    <w:rsid w:val="77812E78"/>
    <w:rsid w:val="7ED7A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3A61C"/>
  <w15:chartTrackingRefBased/>
  <w15:docId w15:val="{01524C5C-76EF-4100-ABB4-DD87B5649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8F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E20"/>
    <w:pPr>
      <w:ind w:left="720"/>
      <w:contextualSpacing/>
    </w:pPr>
  </w:style>
  <w:style w:type="character" w:styleId="Hyperlink">
    <w:name w:val="Hyperlink"/>
    <w:basedOn w:val="DefaultParagraphFont"/>
    <w:uiPriority w:val="99"/>
    <w:unhideWhenUsed/>
    <w:rsid w:val="00431E20"/>
    <w:rPr>
      <w:color w:val="0563C1" w:themeColor="hyperlink"/>
      <w:u w:val="single"/>
    </w:rPr>
  </w:style>
  <w:style w:type="character" w:styleId="UnresolvedMention">
    <w:name w:val="Unresolved Mention"/>
    <w:basedOn w:val="DefaultParagraphFont"/>
    <w:uiPriority w:val="99"/>
    <w:semiHidden/>
    <w:unhideWhenUsed/>
    <w:rsid w:val="00431E20"/>
    <w:rPr>
      <w:color w:val="605E5C"/>
      <w:shd w:val="clear" w:color="auto" w:fill="E1DFDD"/>
    </w:rPr>
  </w:style>
  <w:style w:type="character" w:styleId="PlaceholderText">
    <w:name w:val="Placeholder Text"/>
    <w:basedOn w:val="DefaultParagraphFont"/>
    <w:uiPriority w:val="99"/>
    <w:semiHidden/>
    <w:rsid w:val="00E92468"/>
    <w:rPr>
      <w:color w:val="666666"/>
    </w:rPr>
  </w:style>
  <w:style w:type="table" w:styleId="TableGrid">
    <w:name w:val="Table Grid"/>
    <w:basedOn w:val="TableNormal"/>
    <w:uiPriority w:val="39"/>
    <w:rsid w:val="00667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246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D246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ghtList">
    <w:name w:val="Light List"/>
    <w:basedOn w:val="TableNormal"/>
    <w:uiPriority w:val="61"/>
    <w:rsid w:val="00971609"/>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715630">
      <w:bodyDiv w:val="1"/>
      <w:marLeft w:val="0"/>
      <w:marRight w:val="0"/>
      <w:marTop w:val="0"/>
      <w:marBottom w:val="0"/>
      <w:divBdr>
        <w:top w:val="none" w:sz="0" w:space="0" w:color="auto"/>
        <w:left w:val="none" w:sz="0" w:space="0" w:color="auto"/>
        <w:bottom w:val="none" w:sz="0" w:space="0" w:color="auto"/>
        <w:right w:val="none" w:sz="0" w:space="0" w:color="auto"/>
      </w:divBdr>
      <w:divsChild>
        <w:div w:id="643436132">
          <w:marLeft w:val="0"/>
          <w:marRight w:val="0"/>
          <w:marTop w:val="0"/>
          <w:marBottom w:val="0"/>
          <w:divBdr>
            <w:top w:val="none" w:sz="0" w:space="0" w:color="auto"/>
            <w:left w:val="none" w:sz="0" w:space="0" w:color="auto"/>
            <w:bottom w:val="none" w:sz="0" w:space="0" w:color="auto"/>
            <w:right w:val="none" w:sz="0" w:space="0" w:color="auto"/>
          </w:divBdr>
          <w:divsChild>
            <w:div w:id="63140812">
              <w:marLeft w:val="0"/>
              <w:marRight w:val="0"/>
              <w:marTop w:val="0"/>
              <w:marBottom w:val="0"/>
              <w:divBdr>
                <w:top w:val="none" w:sz="0" w:space="0" w:color="auto"/>
                <w:left w:val="none" w:sz="0" w:space="0" w:color="auto"/>
                <w:bottom w:val="none" w:sz="0" w:space="0" w:color="auto"/>
                <w:right w:val="none" w:sz="0" w:space="0" w:color="auto"/>
              </w:divBdr>
            </w:div>
            <w:div w:id="91977004">
              <w:marLeft w:val="0"/>
              <w:marRight w:val="0"/>
              <w:marTop w:val="0"/>
              <w:marBottom w:val="0"/>
              <w:divBdr>
                <w:top w:val="none" w:sz="0" w:space="0" w:color="auto"/>
                <w:left w:val="none" w:sz="0" w:space="0" w:color="auto"/>
                <w:bottom w:val="none" w:sz="0" w:space="0" w:color="auto"/>
                <w:right w:val="none" w:sz="0" w:space="0" w:color="auto"/>
              </w:divBdr>
            </w:div>
            <w:div w:id="385761109">
              <w:marLeft w:val="0"/>
              <w:marRight w:val="0"/>
              <w:marTop w:val="0"/>
              <w:marBottom w:val="0"/>
              <w:divBdr>
                <w:top w:val="none" w:sz="0" w:space="0" w:color="auto"/>
                <w:left w:val="none" w:sz="0" w:space="0" w:color="auto"/>
                <w:bottom w:val="none" w:sz="0" w:space="0" w:color="auto"/>
                <w:right w:val="none" w:sz="0" w:space="0" w:color="auto"/>
              </w:divBdr>
            </w:div>
            <w:div w:id="516890141">
              <w:marLeft w:val="0"/>
              <w:marRight w:val="0"/>
              <w:marTop w:val="0"/>
              <w:marBottom w:val="0"/>
              <w:divBdr>
                <w:top w:val="none" w:sz="0" w:space="0" w:color="auto"/>
                <w:left w:val="none" w:sz="0" w:space="0" w:color="auto"/>
                <w:bottom w:val="none" w:sz="0" w:space="0" w:color="auto"/>
                <w:right w:val="none" w:sz="0" w:space="0" w:color="auto"/>
              </w:divBdr>
            </w:div>
            <w:div w:id="560364603">
              <w:marLeft w:val="0"/>
              <w:marRight w:val="0"/>
              <w:marTop w:val="0"/>
              <w:marBottom w:val="0"/>
              <w:divBdr>
                <w:top w:val="none" w:sz="0" w:space="0" w:color="auto"/>
                <w:left w:val="none" w:sz="0" w:space="0" w:color="auto"/>
                <w:bottom w:val="none" w:sz="0" w:space="0" w:color="auto"/>
                <w:right w:val="none" w:sz="0" w:space="0" w:color="auto"/>
              </w:divBdr>
            </w:div>
            <w:div w:id="612631200">
              <w:marLeft w:val="0"/>
              <w:marRight w:val="0"/>
              <w:marTop w:val="0"/>
              <w:marBottom w:val="0"/>
              <w:divBdr>
                <w:top w:val="none" w:sz="0" w:space="0" w:color="auto"/>
                <w:left w:val="none" w:sz="0" w:space="0" w:color="auto"/>
                <w:bottom w:val="none" w:sz="0" w:space="0" w:color="auto"/>
                <w:right w:val="none" w:sz="0" w:space="0" w:color="auto"/>
              </w:divBdr>
            </w:div>
            <w:div w:id="617184490">
              <w:marLeft w:val="0"/>
              <w:marRight w:val="0"/>
              <w:marTop w:val="0"/>
              <w:marBottom w:val="0"/>
              <w:divBdr>
                <w:top w:val="none" w:sz="0" w:space="0" w:color="auto"/>
                <w:left w:val="none" w:sz="0" w:space="0" w:color="auto"/>
                <w:bottom w:val="none" w:sz="0" w:space="0" w:color="auto"/>
                <w:right w:val="none" w:sz="0" w:space="0" w:color="auto"/>
              </w:divBdr>
            </w:div>
            <w:div w:id="637077446">
              <w:marLeft w:val="0"/>
              <w:marRight w:val="0"/>
              <w:marTop w:val="0"/>
              <w:marBottom w:val="0"/>
              <w:divBdr>
                <w:top w:val="none" w:sz="0" w:space="0" w:color="auto"/>
                <w:left w:val="none" w:sz="0" w:space="0" w:color="auto"/>
                <w:bottom w:val="none" w:sz="0" w:space="0" w:color="auto"/>
                <w:right w:val="none" w:sz="0" w:space="0" w:color="auto"/>
              </w:divBdr>
            </w:div>
            <w:div w:id="657999607">
              <w:marLeft w:val="0"/>
              <w:marRight w:val="0"/>
              <w:marTop w:val="0"/>
              <w:marBottom w:val="0"/>
              <w:divBdr>
                <w:top w:val="none" w:sz="0" w:space="0" w:color="auto"/>
                <w:left w:val="none" w:sz="0" w:space="0" w:color="auto"/>
                <w:bottom w:val="none" w:sz="0" w:space="0" w:color="auto"/>
                <w:right w:val="none" w:sz="0" w:space="0" w:color="auto"/>
              </w:divBdr>
            </w:div>
            <w:div w:id="717362290">
              <w:marLeft w:val="0"/>
              <w:marRight w:val="0"/>
              <w:marTop w:val="0"/>
              <w:marBottom w:val="0"/>
              <w:divBdr>
                <w:top w:val="none" w:sz="0" w:space="0" w:color="auto"/>
                <w:left w:val="none" w:sz="0" w:space="0" w:color="auto"/>
                <w:bottom w:val="none" w:sz="0" w:space="0" w:color="auto"/>
                <w:right w:val="none" w:sz="0" w:space="0" w:color="auto"/>
              </w:divBdr>
            </w:div>
            <w:div w:id="872231258">
              <w:marLeft w:val="0"/>
              <w:marRight w:val="0"/>
              <w:marTop w:val="0"/>
              <w:marBottom w:val="0"/>
              <w:divBdr>
                <w:top w:val="none" w:sz="0" w:space="0" w:color="auto"/>
                <w:left w:val="none" w:sz="0" w:space="0" w:color="auto"/>
                <w:bottom w:val="none" w:sz="0" w:space="0" w:color="auto"/>
                <w:right w:val="none" w:sz="0" w:space="0" w:color="auto"/>
              </w:divBdr>
            </w:div>
            <w:div w:id="1030691896">
              <w:marLeft w:val="0"/>
              <w:marRight w:val="0"/>
              <w:marTop w:val="0"/>
              <w:marBottom w:val="0"/>
              <w:divBdr>
                <w:top w:val="none" w:sz="0" w:space="0" w:color="auto"/>
                <w:left w:val="none" w:sz="0" w:space="0" w:color="auto"/>
                <w:bottom w:val="none" w:sz="0" w:space="0" w:color="auto"/>
                <w:right w:val="none" w:sz="0" w:space="0" w:color="auto"/>
              </w:divBdr>
            </w:div>
            <w:div w:id="1048337158">
              <w:marLeft w:val="0"/>
              <w:marRight w:val="0"/>
              <w:marTop w:val="0"/>
              <w:marBottom w:val="0"/>
              <w:divBdr>
                <w:top w:val="none" w:sz="0" w:space="0" w:color="auto"/>
                <w:left w:val="none" w:sz="0" w:space="0" w:color="auto"/>
                <w:bottom w:val="none" w:sz="0" w:space="0" w:color="auto"/>
                <w:right w:val="none" w:sz="0" w:space="0" w:color="auto"/>
              </w:divBdr>
            </w:div>
            <w:div w:id="1066146242">
              <w:marLeft w:val="0"/>
              <w:marRight w:val="0"/>
              <w:marTop w:val="0"/>
              <w:marBottom w:val="0"/>
              <w:divBdr>
                <w:top w:val="none" w:sz="0" w:space="0" w:color="auto"/>
                <w:left w:val="none" w:sz="0" w:space="0" w:color="auto"/>
                <w:bottom w:val="none" w:sz="0" w:space="0" w:color="auto"/>
                <w:right w:val="none" w:sz="0" w:space="0" w:color="auto"/>
              </w:divBdr>
            </w:div>
            <w:div w:id="1081638511">
              <w:marLeft w:val="0"/>
              <w:marRight w:val="0"/>
              <w:marTop w:val="0"/>
              <w:marBottom w:val="0"/>
              <w:divBdr>
                <w:top w:val="none" w:sz="0" w:space="0" w:color="auto"/>
                <w:left w:val="none" w:sz="0" w:space="0" w:color="auto"/>
                <w:bottom w:val="none" w:sz="0" w:space="0" w:color="auto"/>
                <w:right w:val="none" w:sz="0" w:space="0" w:color="auto"/>
              </w:divBdr>
            </w:div>
            <w:div w:id="1115640552">
              <w:marLeft w:val="0"/>
              <w:marRight w:val="0"/>
              <w:marTop w:val="0"/>
              <w:marBottom w:val="0"/>
              <w:divBdr>
                <w:top w:val="none" w:sz="0" w:space="0" w:color="auto"/>
                <w:left w:val="none" w:sz="0" w:space="0" w:color="auto"/>
                <w:bottom w:val="none" w:sz="0" w:space="0" w:color="auto"/>
                <w:right w:val="none" w:sz="0" w:space="0" w:color="auto"/>
              </w:divBdr>
            </w:div>
            <w:div w:id="1130628031">
              <w:marLeft w:val="0"/>
              <w:marRight w:val="0"/>
              <w:marTop w:val="0"/>
              <w:marBottom w:val="0"/>
              <w:divBdr>
                <w:top w:val="none" w:sz="0" w:space="0" w:color="auto"/>
                <w:left w:val="none" w:sz="0" w:space="0" w:color="auto"/>
                <w:bottom w:val="none" w:sz="0" w:space="0" w:color="auto"/>
                <w:right w:val="none" w:sz="0" w:space="0" w:color="auto"/>
              </w:divBdr>
            </w:div>
            <w:div w:id="1135638235">
              <w:marLeft w:val="0"/>
              <w:marRight w:val="0"/>
              <w:marTop w:val="0"/>
              <w:marBottom w:val="0"/>
              <w:divBdr>
                <w:top w:val="none" w:sz="0" w:space="0" w:color="auto"/>
                <w:left w:val="none" w:sz="0" w:space="0" w:color="auto"/>
                <w:bottom w:val="none" w:sz="0" w:space="0" w:color="auto"/>
                <w:right w:val="none" w:sz="0" w:space="0" w:color="auto"/>
              </w:divBdr>
            </w:div>
            <w:div w:id="1146358410">
              <w:marLeft w:val="0"/>
              <w:marRight w:val="0"/>
              <w:marTop w:val="0"/>
              <w:marBottom w:val="0"/>
              <w:divBdr>
                <w:top w:val="none" w:sz="0" w:space="0" w:color="auto"/>
                <w:left w:val="none" w:sz="0" w:space="0" w:color="auto"/>
                <w:bottom w:val="none" w:sz="0" w:space="0" w:color="auto"/>
                <w:right w:val="none" w:sz="0" w:space="0" w:color="auto"/>
              </w:divBdr>
            </w:div>
            <w:div w:id="1147166442">
              <w:marLeft w:val="0"/>
              <w:marRight w:val="0"/>
              <w:marTop w:val="0"/>
              <w:marBottom w:val="0"/>
              <w:divBdr>
                <w:top w:val="none" w:sz="0" w:space="0" w:color="auto"/>
                <w:left w:val="none" w:sz="0" w:space="0" w:color="auto"/>
                <w:bottom w:val="none" w:sz="0" w:space="0" w:color="auto"/>
                <w:right w:val="none" w:sz="0" w:space="0" w:color="auto"/>
              </w:divBdr>
            </w:div>
            <w:div w:id="1272586851">
              <w:marLeft w:val="0"/>
              <w:marRight w:val="0"/>
              <w:marTop w:val="0"/>
              <w:marBottom w:val="0"/>
              <w:divBdr>
                <w:top w:val="none" w:sz="0" w:space="0" w:color="auto"/>
                <w:left w:val="none" w:sz="0" w:space="0" w:color="auto"/>
                <w:bottom w:val="none" w:sz="0" w:space="0" w:color="auto"/>
                <w:right w:val="none" w:sz="0" w:space="0" w:color="auto"/>
              </w:divBdr>
            </w:div>
            <w:div w:id="1338077777">
              <w:marLeft w:val="0"/>
              <w:marRight w:val="0"/>
              <w:marTop w:val="0"/>
              <w:marBottom w:val="0"/>
              <w:divBdr>
                <w:top w:val="none" w:sz="0" w:space="0" w:color="auto"/>
                <w:left w:val="none" w:sz="0" w:space="0" w:color="auto"/>
                <w:bottom w:val="none" w:sz="0" w:space="0" w:color="auto"/>
                <w:right w:val="none" w:sz="0" w:space="0" w:color="auto"/>
              </w:divBdr>
            </w:div>
            <w:div w:id="1495606043">
              <w:marLeft w:val="0"/>
              <w:marRight w:val="0"/>
              <w:marTop w:val="0"/>
              <w:marBottom w:val="0"/>
              <w:divBdr>
                <w:top w:val="none" w:sz="0" w:space="0" w:color="auto"/>
                <w:left w:val="none" w:sz="0" w:space="0" w:color="auto"/>
                <w:bottom w:val="none" w:sz="0" w:space="0" w:color="auto"/>
                <w:right w:val="none" w:sz="0" w:space="0" w:color="auto"/>
              </w:divBdr>
            </w:div>
            <w:div w:id="1634410391">
              <w:marLeft w:val="0"/>
              <w:marRight w:val="0"/>
              <w:marTop w:val="0"/>
              <w:marBottom w:val="0"/>
              <w:divBdr>
                <w:top w:val="none" w:sz="0" w:space="0" w:color="auto"/>
                <w:left w:val="none" w:sz="0" w:space="0" w:color="auto"/>
                <w:bottom w:val="none" w:sz="0" w:space="0" w:color="auto"/>
                <w:right w:val="none" w:sz="0" w:space="0" w:color="auto"/>
              </w:divBdr>
            </w:div>
            <w:div w:id="1675767196">
              <w:marLeft w:val="0"/>
              <w:marRight w:val="0"/>
              <w:marTop w:val="0"/>
              <w:marBottom w:val="0"/>
              <w:divBdr>
                <w:top w:val="none" w:sz="0" w:space="0" w:color="auto"/>
                <w:left w:val="none" w:sz="0" w:space="0" w:color="auto"/>
                <w:bottom w:val="none" w:sz="0" w:space="0" w:color="auto"/>
                <w:right w:val="none" w:sz="0" w:space="0" w:color="auto"/>
              </w:divBdr>
            </w:div>
            <w:div w:id="1760176768">
              <w:marLeft w:val="0"/>
              <w:marRight w:val="0"/>
              <w:marTop w:val="0"/>
              <w:marBottom w:val="0"/>
              <w:divBdr>
                <w:top w:val="none" w:sz="0" w:space="0" w:color="auto"/>
                <w:left w:val="none" w:sz="0" w:space="0" w:color="auto"/>
                <w:bottom w:val="none" w:sz="0" w:space="0" w:color="auto"/>
                <w:right w:val="none" w:sz="0" w:space="0" w:color="auto"/>
              </w:divBdr>
            </w:div>
            <w:div w:id="1829393678">
              <w:marLeft w:val="0"/>
              <w:marRight w:val="0"/>
              <w:marTop w:val="0"/>
              <w:marBottom w:val="0"/>
              <w:divBdr>
                <w:top w:val="none" w:sz="0" w:space="0" w:color="auto"/>
                <w:left w:val="none" w:sz="0" w:space="0" w:color="auto"/>
                <w:bottom w:val="none" w:sz="0" w:space="0" w:color="auto"/>
                <w:right w:val="none" w:sz="0" w:space="0" w:color="auto"/>
              </w:divBdr>
            </w:div>
            <w:div w:id="2003465288">
              <w:marLeft w:val="0"/>
              <w:marRight w:val="0"/>
              <w:marTop w:val="0"/>
              <w:marBottom w:val="0"/>
              <w:divBdr>
                <w:top w:val="none" w:sz="0" w:space="0" w:color="auto"/>
                <w:left w:val="none" w:sz="0" w:space="0" w:color="auto"/>
                <w:bottom w:val="none" w:sz="0" w:space="0" w:color="auto"/>
                <w:right w:val="none" w:sz="0" w:space="0" w:color="auto"/>
              </w:divBdr>
            </w:div>
            <w:div w:id="20060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5697">
      <w:bodyDiv w:val="1"/>
      <w:marLeft w:val="0"/>
      <w:marRight w:val="0"/>
      <w:marTop w:val="0"/>
      <w:marBottom w:val="0"/>
      <w:divBdr>
        <w:top w:val="none" w:sz="0" w:space="0" w:color="auto"/>
        <w:left w:val="none" w:sz="0" w:space="0" w:color="auto"/>
        <w:bottom w:val="none" w:sz="0" w:space="0" w:color="auto"/>
        <w:right w:val="none" w:sz="0" w:space="0" w:color="auto"/>
      </w:divBdr>
    </w:div>
    <w:div w:id="404955039">
      <w:bodyDiv w:val="1"/>
      <w:marLeft w:val="0"/>
      <w:marRight w:val="0"/>
      <w:marTop w:val="0"/>
      <w:marBottom w:val="0"/>
      <w:divBdr>
        <w:top w:val="none" w:sz="0" w:space="0" w:color="auto"/>
        <w:left w:val="none" w:sz="0" w:space="0" w:color="auto"/>
        <w:bottom w:val="none" w:sz="0" w:space="0" w:color="auto"/>
        <w:right w:val="none" w:sz="0" w:space="0" w:color="auto"/>
      </w:divBdr>
    </w:div>
    <w:div w:id="509376845">
      <w:bodyDiv w:val="1"/>
      <w:marLeft w:val="0"/>
      <w:marRight w:val="0"/>
      <w:marTop w:val="0"/>
      <w:marBottom w:val="0"/>
      <w:divBdr>
        <w:top w:val="none" w:sz="0" w:space="0" w:color="auto"/>
        <w:left w:val="none" w:sz="0" w:space="0" w:color="auto"/>
        <w:bottom w:val="none" w:sz="0" w:space="0" w:color="auto"/>
        <w:right w:val="none" w:sz="0" w:space="0" w:color="auto"/>
      </w:divBdr>
    </w:div>
    <w:div w:id="542793707">
      <w:bodyDiv w:val="1"/>
      <w:marLeft w:val="0"/>
      <w:marRight w:val="0"/>
      <w:marTop w:val="0"/>
      <w:marBottom w:val="0"/>
      <w:divBdr>
        <w:top w:val="none" w:sz="0" w:space="0" w:color="auto"/>
        <w:left w:val="none" w:sz="0" w:space="0" w:color="auto"/>
        <w:bottom w:val="none" w:sz="0" w:space="0" w:color="auto"/>
        <w:right w:val="none" w:sz="0" w:space="0" w:color="auto"/>
      </w:divBdr>
      <w:divsChild>
        <w:div w:id="989866024">
          <w:marLeft w:val="0"/>
          <w:marRight w:val="0"/>
          <w:marTop w:val="0"/>
          <w:marBottom w:val="0"/>
          <w:divBdr>
            <w:top w:val="none" w:sz="0" w:space="0" w:color="auto"/>
            <w:left w:val="none" w:sz="0" w:space="0" w:color="auto"/>
            <w:bottom w:val="none" w:sz="0" w:space="0" w:color="auto"/>
            <w:right w:val="none" w:sz="0" w:space="0" w:color="auto"/>
          </w:divBdr>
          <w:divsChild>
            <w:div w:id="282654">
              <w:marLeft w:val="0"/>
              <w:marRight w:val="0"/>
              <w:marTop w:val="0"/>
              <w:marBottom w:val="0"/>
              <w:divBdr>
                <w:top w:val="none" w:sz="0" w:space="0" w:color="auto"/>
                <w:left w:val="none" w:sz="0" w:space="0" w:color="auto"/>
                <w:bottom w:val="none" w:sz="0" w:space="0" w:color="auto"/>
                <w:right w:val="none" w:sz="0" w:space="0" w:color="auto"/>
              </w:divBdr>
            </w:div>
            <w:div w:id="1320807">
              <w:marLeft w:val="0"/>
              <w:marRight w:val="0"/>
              <w:marTop w:val="0"/>
              <w:marBottom w:val="0"/>
              <w:divBdr>
                <w:top w:val="none" w:sz="0" w:space="0" w:color="auto"/>
                <w:left w:val="none" w:sz="0" w:space="0" w:color="auto"/>
                <w:bottom w:val="none" w:sz="0" w:space="0" w:color="auto"/>
                <w:right w:val="none" w:sz="0" w:space="0" w:color="auto"/>
              </w:divBdr>
            </w:div>
            <w:div w:id="9261859">
              <w:marLeft w:val="0"/>
              <w:marRight w:val="0"/>
              <w:marTop w:val="0"/>
              <w:marBottom w:val="0"/>
              <w:divBdr>
                <w:top w:val="none" w:sz="0" w:space="0" w:color="auto"/>
                <w:left w:val="none" w:sz="0" w:space="0" w:color="auto"/>
                <w:bottom w:val="none" w:sz="0" w:space="0" w:color="auto"/>
                <w:right w:val="none" w:sz="0" w:space="0" w:color="auto"/>
              </w:divBdr>
            </w:div>
            <w:div w:id="19748548">
              <w:marLeft w:val="0"/>
              <w:marRight w:val="0"/>
              <w:marTop w:val="0"/>
              <w:marBottom w:val="0"/>
              <w:divBdr>
                <w:top w:val="none" w:sz="0" w:space="0" w:color="auto"/>
                <w:left w:val="none" w:sz="0" w:space="0" w:color="auto"/>
                <w:bottom w:val="none" w:sz="0" w:space="0" w:color="auto"/>
                <w:right w:val="none" w:sz="0" w:space="0" w:color="auto"/>
              </w:divBdr>
            </w:div>
            <w:div w:id="39942357">
              <w:marLeft w:val="0"/>
              <w:marRight w:val="0"/>
              <w:marTop w:val="0"/>
              <w:marBottom w:val="0"/>
              <w:divBdr>
                <w:top w:val="none" w:sz="0" w:space="0" w:color="auto"/>
                <w:left w:val="none" w:sz="0" w:space="0" w:color="auto"/>
                <w:bottom w:val="none" w:sz="0" w:space="0" w:color="auto"/>
                <w:right w:val="none" w:sz="0" w:space="0" w:color="auto"/>
              </w:divBdr>
            </w:div>
            <w:div w:id="190193947">
              <w:marLeft w:val="0"/>
              <w:marRight w:val="0"/>
              <w:marTop w:val="0"/>
              <w:marBottom w:val="0"/>
              <w:divBdr>
                <w:top w:val="none" w:sz="0" w:space="0" w:color="auto"/>
                <w:left w:val="none" w:sz="0" w:space="0" w:color="auto"/>
                <w:bottom w:val="none" w:sz="0" w:space="0" w:color="auto"/>
                <w:right w:val="none" w:sz="0" w:space="0" w:color="auto"/>
              </w:divBdr>
            </w:div>
            <w:div w:id="255943750">
              <w:marLeft w:val="0"/>
              <w:marRight w:val="0"/>
              <w:marTop w:val="0"/>
              <w:marBottom w:val="0"/>
              <w:divBdr>
                <w:top w:val="none" w:sz="0" w:space="0" w:color="auto"/>
                <w:left w:val="none" w:sz="0" w:space="0" w:color="auto"/>
                <w:bottom w:val="none" w:sz="0" w:space="0" w:color="auto"/>
                <w:right w:val="none" w:sz="0" w:space="0" w:color="auto"/>
              </w:divBdr>
            </w:div>
            <w:div w:id="278731191">
              <w:marLeft w:val="0"/>
              <w:marRight w:val="0"/>
              <w:marTop w:val="0"/>
              <w:marBottom w:val="0"/>
              <w:divBdr>
                <w:top w:val="none" w:sz="0" w:space="0" w:color="auto"/>
                <w:left w:val="none" w:sz="0" w:space="0" w:color="auto"/>
                <w:bottom w:val="none" w:sz="0" w:space="0" w:color="auto"/>
                <w:right w:val="none" w:sz="0" w:space="0" w:color="auto"/>
              </w:divBdr>
            </w:div>
            <w:div w:id="452212094">
              <w:marLeft w:val="0"/>
              <w:marRight w:val="0"/>
              <w:marTop w:val="0"/>
              <w:marBottom w:val="0"/>
              <w:divBdr>
                <w:top w:val="none" w:sz="0" w:space="0" w:color="auto"/>
                <w:left w:val="none" w:sz="0" w:space="0" w:color="auto"/>
                <w:bottom w:val="none" w:sz="0" w:space="0" w:color="auto"/>
                <w:right w:val="none" w:sz="0" w:space="0" w:color="auto"/>
              </w:divBdr>
            </w:div>
            <w:div w:id="604272093">
              <w:marLeft w:val="0"/>
              <w:marRight w:val="0"/>
              <w:marTop w:val="0"/>
              <w:marBottom w:val="0"/>
              <w:divBdr>
                <w:top w:val="none" w:sz="0" w:space="0" w:color="auto"/>
                <w:left w:val="none" w:sz="0" w:space="0" w:color="auto"/>
                <w:bottom w:val="none" w:sz="0" w:space="0" w:color="auto"/>
                <w:right w:val="none" w:sz="0" w:space="0" w:color="auto"/>
              </w:divBdr>
            </w:div>
            <w:div w:id="643897432">
              <w:marLeft w:val="0"/>
              <w:marRight w:val="0"/>
              <w:marTop w:val="0"/>
              <w:marBottom w:val="0"/>
              <w:divBdr>
                <w:top w:val="none" w:sz="0" w:space="0" w:color="auto"/>
                <w:left w:val="none" w:sz="0" w:space="0" w:color="auto"/>
                <w:bottom w:val="none" w:sz="0" w:space="0" w:color="auto"/>
                <w:right w:val="none" w:sz="0" w:space="0" w:color="auto"/>
              </w:divBdr>
            </w:div>
            <w:div w:id="732048036">
              <w:marLeft w:val="0"/>
              <w:marRight w:val="0"/>
              <w:marTop w:val="0"/>
              <w:marBottom w:val="0"/>
              <w:divBdr>
                <w:top w:val="none" w:sz="0" w:space="0" w:color="auto"/>
                <w:left w:val="none" w:sz="0" w:space="0" w:color="auto"/>
                <w:bottom w:val="none" w:sz="0" w:space="0" w:color="auto"/>
                <w:right w:val="none" w:sz="0" w:space="0" w:color="auto"/>
              </w:divBdr>
            </w:div>
            <w:div w:id="789710004">
              <w:marLeft w:val="0"/>
              <w:marRight w:val="0"/>
              <w:marTop w:val="0"/>
              <w:marBottom w:val="0"/>
              <w:divBdr>
                <w:top w:val="none" w:sz="0" w:space="0" w:color="auto"/>
                <w:left w:val="none" w:sz="0" w:space="0" w:color="auto"/>
                <w:bottom w:val="none" w:sz="0" w:space="0" w:color="auto"/>
                <w:right w:val="none" w:sz="0" w:space="0" w:color="auto"/>
              </w:divBdr>
            </w:div>
            <w:div w:id="871498287">
              <w:marLeft w:val="0"/>
              <w:marRight w:val="0"/>
              <w:marTop w:val="0"/>
              <w:marBottom w:val="0"/>
              <w:divBdr>
                <w:top w:val="none" w:sz="0" w:space="0" w:color="auto"/>
                <w:left w:val="none" w:sz="0" w:space="0" w:color="auto"/>
                <w:bottom w:val="none" w:sz="0" w:space="0" w:color="auto"/>
                <w:right w:val="none" w:sz="0" w:space="0" w:color="auto"/>
              </w:divBdr>
            </w:div>
            <w:div w:id="959914073">
              <w:marLeft w:val="0"/>
              <w:marRight w:val="0"/>
              <w:marTop w:val="0"/>
              <w:marBottom w:val="0"/>
              <w:divBdr>
                <w:top w:val="none" w:sz="0" w:space="0" w:color="auto"/>
                <w:left w:val="none" w:sz="0" w:space="0" w:color="auto"/>
                <w:bottom w:val="none" w:sz="0" w:space="0" w:color="auto"/>
                <w:right w:val="none" w:sz="0" w:space="0" w:color="auto"/>
              </w:divBdr>
            </w:div>
            <w:div w:id="1006131581">
              <w:marLeft w:val="0"/>
              <w:marRight w:val="0"/>
              <w:marTop w:val="0"/>
              <w:marBottom w:val="0"/>
              <w:divBdr>
                <w:top w:val="none" w:sz="0" w:space="0" w:color="auto"/>
                <w:left w:val="none" w:sz="0" w:space="0" w:color="auto"/>
                <w:bottom w:val="none" w:sz="0" w:space="0" w:color="auto"/>
                <w:right w:val="none" w:sz="0" w:space="0" w:color="auto"/>
              </w:divBdr>
            </w:div>
            <w:div w:id="1030687524">
              <w:marLeft w:val="0"/>
              <w:marRight w:val="0"/>
              <w:marTop w:val="0"/>
              <w:marBottom w:val="0"/>
              <w:divBdr>
                <w:top w:val="none" w:sz="0" w:space="0" w:color="auto"/>
                <w:left w:val="none" w:sz="0" w:space="0" w:color="auto"/>
                <w:bottom w:val="none" w:sz="0" w:space="0" w:color="auto"/>
                <w:right w:val="none" w:sz="0" w:space="0" w:color="auto"/>
              </w:divBdr>
            </w:div>
            <w:div w:id="1194342732">
              <w:marLeft w:val="0"/>
              <w:marRight w:val="0"/>
              <w:marTop w:val="0"/>
              <w:marBottom w:val="0"/>
              <w:divBdr>
                <w:top w:val="none" w:sz="0" w:space="0" w:color="auto"/>
                <w:left w:val="none" w:sz="0" w:space="0" w:color="auto"/>
                <w:bottom w:val="none" w:sz="0" w:space="0" w:color="auto"/>
                <w:right w:val="none" w:sz="0" w:space="0" w:color="auto"/>
              </w:divBdr>
            </w:div>
            <w:div w:id="1209686483">
              <w:marLeft w:val="0"/>
              <w:marRight w:val="0"/>
              <w:marTop w:val="0"/>
              <w:marBottom w:val="0"/>
              <w:divBdr>
                <w:top w:val="none" w:sz="0" w:space="0" w:color="auto"/>
                <w:left w:val="none" w:sz="0" w:space="0" w:color="auto"/>
                <w:bottom w:val="none" w:sz="0" w:space="0" w:color="auto"/>
                <w:right w:val="none" w:sz="0" w:space="0" w:color="auto"/>
              </w:divBdr>
            </w:div>
            <w:div w:id="1219173550">
              <w:marLeft w:val="0"/>
              <w:marRight w:val="0"/>
              <w:marTop w:val="0"/>
              <w:marBottom w:val="0"/>
              <w:divBdr>
                <w:top w:val="none" w:sz="0" w:space="0" w:color="auto"/>
                <w:left w:val="none" w:sz="0" w:space="0" w:color="auto"/>
                <w:bottom w:val="none" w:sz="0" w:space="0" w:color="auto"/>
                <w:right w:val="none" w:sz="0" w:space="0" w:color="auto"/>
              </w:divBdr>
            </w:div>
            <w:div w:id="1292444624">
              <w:marLeft w:val="0"/>
              <w:marRight w:val="0"/>
              <w:marTop w:val="0"/>
              <w:marBottom w:val="0"/>
              <w:divBdr>
                <w:top w:val="none" w:sz="0" w:space="0" w:color="auto"/>
                <w:left w:val="none" w:sz="0" w:space="0" w:color="auto"/>
                <w:bottom w:val="none" w:sz="0" w:space="0" w:color="auto"/>
                <w:right w:val="none" w:sz="0" w:space="0" w:color="auto"/>
              </w:divBdr>
            </w:div>
            <w:div w:id="1425348003">
              <w:marLeft w:val="0"/>
              <w:marRight w:val="0"/>
              <w:marTop w:val="0"/>
              <w:marBottom w:val="0"/>
              <w:divBdr>
                <w:top w:val="none" w:sz="0" w:space="0" w:color="auto"/>
                <w:left w:val="none" w:sz="0" w:space="0" w:color="auto"/>
                <w:bottom w:val="none" w:sz="0" w:space="0" w:color="auto"/>
                <w:right w:val="none" w:sz="0" w:space="0" w:color="auto"/>
              </w:divBdr>
            </w:div>
            <w:div w:id="1490169545">
              <w:marLeft w:val="0"/>
              <w:marRight w:val="0"/>
              <w:marTop w:val="0"/>
              <w:marBottom w:val="0"/>
              <w:divBdr>
                <w:top w:val="none" w:sz="0" w:space="0" w:color="auto"/>
                <w:left w:val="none" w:sz="0" w:space="0" w:color="auto"/>
                <w:bottom w:val="none" w:sz="0" w:space="0" w:color="auto"/>
                <w:right w:val="none" w:sz="0" w:space="0" w:color="auto"/>
              </w:divBdr>
            </w:div>
            <w:div w:id="1569343089">
              <w:marLeft w:val="0"/>
              <w:marRight w:val="0"/>
              <w:marTop w:val="0"/>
              <w:marBottom w:val="0"/>
              <w:divBdr>
                <w:top w:val="none" w:sz="0" w:space="0" w:color="auto"/>
                <w:left w:val="none" w:sz="0" w:space="0" w:color="auto"/>
                <w:bottom w:val="none" w:sz="0" w:space="0" w:color="auto"/>
                <w:right w:val="none" w:sz="0" w:space="0" w:color="auto"/>
              </w:divBdr>
            </w:div>
            <w:div w:id="1871185027">
              <w:marLeft w:val="0"/>
              <w:marRight w:val="0"/>
              <w:marTop w:val="0"/>
              <w:marBottom w:val="0"/>
              <w:divBdr>
                <w:top w:val="none" w:sz="0" w:space="0" w:color="auto"/>
                <w:left w:val="none" w:sz="0" w:space="0" w:color="auto"/>
                <w:bottom w:val="none" w:sz="0" w:space="0" w:color="auto"/>
                <w:right w:val="none" w:sz="0" w:space="0" w:color="auto"/>
              </w:divBdr>
            </w:div>
            <w:div w:id="1934387481">
              <w:marLeft w:val="0"/>
              <w:marRight w:val="0"/>
              <w:marTop w:val="0"/>
              <w:marBottom w:val="0"/>
              <w:divBdr>
                <w:top w:val="none" w:sz="0" w:space="0" w:color="auto"/>
                <w:left w:val="none" w:sz="0" w:space="0" w:color="auto"/>
                <w:bottom w:val="none" w:sz="0" w:space="0" w:color="auto"/>
                <w:right w:val="none" w:sz="0" w:space="0" w:color="auto"/>
              </w:divBdr>
            </w:div>
            <w:div w:id="1934624470">
              <w:marLeft w:val="0"/>
              <w:marRight w:val="0"/>
              <w:marTop w:val="0"/>
              <w:marBottom w:val="0"/>
              <w:divBdr>
                <w:top w:val="none" w:sz="0" w:space="0" w:color="auto"/>
                <w:left w:val="none" w:sz="0" w:space="0" w:color="auto"/>
                <w:bottom w:val="none" w:sz="0" w:space="0" w:color="auto"/>
                <w:right w:val="none" w:sz="0" w:space="0" w:color="auto"/>
              </w:divBdr>
            </w:div>
            <w:div w:id="1949048055">
              <w:marLeft w:val="0"/>
              <w:marRight w:val="0"/>
              <w:marTop w:val="0"/>
              <w:marBottom w:val="0"/>
              <w:divBdr>
                <w:top w:val="none" w:sz="0" w:space="0" w:color="auto"/>
                <w:left w:val="none" w:sz="0" w:space="0" w:color="auto"/>
                <w:bottom w:val="none" w:sz="0" w:space="0" w:color="auto"/>
                <w:right w:val="none" w:sz="0" w:space="0" w:color="auto"/>
              </w:divBdr>
            </w:div>
            <w:div w:id="2092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1022">
      <w:bodyDiv w:val="1"/>
      <w:marLeft w:val="0"/>
      <w:marRight w:val="0"/>
      <w:marTop w:val="0"/>
      <w:marBottom w:val="0"/>
      <w:divBdr>
        <w:top w:val="none" w:sz="0" w:space="0" w:color="auto"/>
        <w:left w:val="none" w:sz="0" w:space="0" w:color="auto"/>
        <w:bottom w:val="none" w:sz="0" w:space="0" w:color="auto"/>
        <w:right w:val="none" w:sz="0" w:space="0" w:color="auto"/>
      </w:divBdr>
    </w:div>
    <w:div w:id="822235234">
      <w:bodyDiv w:val="1"/>
      <w:marLeft w:val="0"/>
      <w:marRight w:val="0"/>
      <w:marTop w:val="0"/>
      <w:marBottom w:val="0"/>
      <w:divBdr>
        <w:top w:val="none" w:sz="0" w:space="0" w:color="auto"/>
        <w:left w:val="none" w:sz="0" w:space="0" w:color="auto"/>
        <w:bottom w:val="none" w:sz="0" w:space="0" w:color="auto"/>
        <w:right w:val="none" w:sz="0" w:space="0" w:color="auto"/>
      </w:divBdr>
    </w:div>
    <w:div w:id="966400674">
      <w:bodyDiv w:val="1"/>
      <w:marLeft w:val="0"/>
      <w:marRight w:val="0"/>
      <w:marTop w:val="0"/>
      <w:marBottom w:val="0"/>
      <w:divBdr>
        <w:top w:val="none" w:sz="0" w:space="0" w:color="auto"/>
        <w:left w:val="none" w:sz="0" w:space="0" w:color="auto"/>
        <w:bottom w:val="none" w:sz="0" w:space="0" w:color="auto"/>
        <w:right w:val="none" w:sz="0" w:space="0" w:color="auto"/>
      </w:divBdr>
    </w:div>
    <w:div w:id="998312612">
      <w:bodyDiv w:val="1"/>
      <w:marLeft w:val="0"/>
      <w:marRight w:val="0"/>
      <w:marTop w:val="0"/>
      <w:marBottom w:val="0"/>
      <w:divBdr>
        <w:top w:val="none" w:sz="0" w:space="0" w:color="auto"/>
        <w:left w:val="none" w:sz="0" w:space="0" w:color="auto"/>
        <w:bottom w:val="none" w:sz="0" w:space="0" w:color="auto"/>
        <w:right w:val="none" w:sz="0" w:space="0" w:color="auto"/>
      </w:divBdr>
    </w:div>
    <w:div w:id="1198785324">
      <w:bodyDiv w:val="1"/>
      <w:marLeft w:val="0"/>
      <w:marRight w:val="0"/>
      <w:marTop w:val="0"/>
      <w:marBottom w:val="0"/>
      <w:divBdr>
        <w:top w:val="none" w:sz="0" w:space="0" w:color="auto"/>
        <w:left w:val="none" w:sz="0" w:space="0" w:color="auto"/>
        <w:bottom w:val="none" w:sz="0" w:space="0" w:color="auto"/>
        <w:right w:val="none" w:sz="0" w:space="0" w:color="auto"/>
      </w:divBdr>
      <w:divsChild>
        <w:div w:id="101196693">
          <w:marLeft w:val="0"/>
          <w:marRight w:val="0"/>
          <w:marTop w:val="0"/>
          <w:marBottom w:val="0"/>
          <w:divBdr>
            <w:top w:val="none" w:sz="0" w:space="0" w:color="auto"/>
            <w:left w:val="none" w:sz="0" w:space="0" w:color="auto"/>
            <w:bottom w:val="none" w:sz="0" w:space="0" w:color="auto"/>
            <w:right w:val="none" w:sz="0" w:space="0" w:color="auto"/>
          </w:divBdr>
        </w:div>
        <w:div w:id="137385094">
          <w:marLeft w:val="0"/>
          <w:marRight w:val="0"/>
          <w:marTop w:val="0"/>
          <w:marBottom w:val="0"/>
          <w:divBdr>
            <w:top w:val="none" w:sz="0" w:space="0" w:color="auto"/>
            <w:left w:val="none" w:sz="0" w:space="0" w:color="auto"/>
            <w:bottom w:val="none" w:sz="0" w:space="0" w:color="auto"/>
            <w:right w:val="none" w:sz="0" w:space="0" w:color="auto"/>
          </w:divBdr>
        </w:div>
        <w:div w:id="536504534">
          <w:marLeft w:val="0"/>
          <w:marRight w:val="0"/>
          <w:marTop w:val="0"/>
          <w:marBottom w:val="0"/>
          <w:divBdr>
            <w:top w:val="none" w:sz="0" w:space="0" w:color="auto"/>
            <w:left w:val="none" w:sz="0" w:space="0" w:color="auto"/>
            <w:bottom w:val="none" w:sz="0" w:space="0" w:color="auto"/>
            <w:right w:val="none" w:sz="0" w:space="0" w:color="auto"/>
          </w:divBdr>
        </w:div>
        <w:div w:id="737871162">
          <w:marLeft w:val="0"/>
          <w:marRight w:val="0"/>
          <w:marTop w:val="0"/>
          <w:marBottom w:val="0"/>
          <w:divBdr>
            <w:top w:val="none" w:sz="0" w:space="0" w:color="auto"/>
            <w:left w:val="none" w:sz="0" w:space="0" w:color="auto"/>
            <w:bottom w:val="none" w:sz="0" w:space="0" w:color="auto"/>
            <w:right w:val="none" w:sz="0" w:space="0" w:color="auto"/>
          </w:divBdr>
        </w:div>
        <w:div w:id="770397066">
          <w:marLeft w:val="0"/>
          <w:marRight w:val="0"/>
          <w:marTop w:val="0"/>
          <w:marBottom w:val="0"/>
          <w:divBdr>
            <w:top w:val="none" w:sz="0" w:space="0" w:color="auto"/>
            <w:left w:val="none" w:sz="0" w:space="0" w:color="auto"/>
            <w:bottom w:val="none" w:sz="0" w:space="0" w:color="auto"/>
            <w:right w:val="none" w:sz="0" w:space="0" w:color="auto"/>
          </w:divBdr>
        </w:div>
        <w:div w:id="1479568042">
          <w:marLeft w:val="0"/>
          <w:marRight w:val="0"/>
          <w:marTop w:val="0"/>
          <w:marBottom w:val="0"/>
          <w:divBdr>
            <w:top w:val="none" w:sz="0" w:space="0" w:color="auto"/>
            <w:left w:val="none" w:sz="0" w:space="0" w:color="auto"/>
            <w:bottom w:val="none" w:sz="0" w:space="0" w:color="auto"/>
            <w:right w:val="none" w:sz="0" w:space="0" w:color="auto"/>
          </w:divBdr>
        </w:div>
        <w:div w:id="1859807746">
          <w:marLeft w:val="0"/>
          <w:marRight w:val="0"/>
          <w:marTop w:val="0"/>
          <w:marBottom w:val="0"/>
          <w:divBdr>
            <w:top w:val="none" w:sz="0" w:space="0" w:color="auto"/>
            <w:left w:val="none" w:sz="0" w:space="0" w:color="auto"/>
            <w:bottom w:val="none" w:sz="0" w:space="0" w:color="auto"/>
            <w:right w:val="none" w:sz="0" w:space="0" w:color="auto"/>
          </w:divBdr>
        </w:div>
        <w:div w:id="2091802920">
          <w:marLeft w:val="0"/>
          <w:marRight w:val="0"/>
          <w:marTop w:val="0"/>
          <w:marBottom w:val="0"/>
          <w:divBdr>
            <w:top w:val="none" w:sz="0" w:space="0" w:color="auto"/>
            <w:left w:val="none" w:sz="0" w:space="0" w:color="auto"/>
            <w:bottom w:val="none" w:sz="0" w:space="0" w:color="auto"/>
            <w:right w:val="none" w:sz="0" w:space="0" w:color="auto"/>
          </w:divBdr>
        </w:div>
        <w:div w:id="2100826326">
          <w:marLeft w:val="0"/>
          <w:marRight w:val="0"/>
          <w:marTop w:val="0"/>
          <w:marBottom w:val="0"/>
          <w:divBdr>
            <w:top w:val="none" w:sz="0" w:space="0" w:color="auto"/>
            <w:left w:val="none" w:sz="0" w:space="0" w:color="auto"/>
            <w:bottom w:val="none" w:sz="0" w:space="0" w:color="auto"/>
            <w:right w:val="none" w:sz="0" w:space="0" w:color="auto"/>
          </w:divBdr>
        </w:div>
        <w:div w:id="2101827609">
          <w:marLeft w:val="0"/>
          <w:marRight w:val="0"/>
          <w:marTop w:val="0"/>
          <w:marBottom w:val="0"/>
          <w:divBdr>
            <w:top w:val="none" w:sz="0" w:space="0" w:color="auto"/>
            <w:left w:val="none" w:sz="0" w:space="0" w:color="auto"/>
            <w:bottom w:val="none" w:sz="0" w:space="0" w:color="auto"/>
            <w:right w:val="none" w:sz="0" w:space="0" w:color="auto"/>
          </w:divBdr>
        </w:div>
      </w:divsChild>
    </w:div>
    <w:div w:id="1279289804">
      <w:bodyDiv w:val="1"/>
      <w:marLeft w:val="0"/>
      <w:marRight w:val="0"/>
      <w:marTop w:val="0"/>
      <w:marBottom w:val="0"/>
      <w:divBdr>
        <w:top w:val="none" w:sz="0" w:space="0" w:color="auto"/>
        <w:left w:val="none" w:sz="0" w:space="0" w:color="auto"/>
        <w:bottom w:val="none" w:sz="0" w:space="0" w:color="auto"/>
        <w:right w:val="none" w:sz="0" w:space="0" w:color="auto"/>
      </w:divBdr>
    </w:div>
    <w:div w:id="1511068021">
      <w:bodyDiv w:val="1"/>
      <w:marLeft w:val="0"/>
      <w:marRight w:val="0"/>
      <w:marTop w:val="0"/>
      <w:marBottom w:val="0"/>
      <w:divBdr>
        <w:top w:val="none" w:sz="0" w:space="0" w:color="auto"/>
        <w:left w:val="none" w:sz="0" w:space="0" w:color="auto"/>
        <w:bottom w:val="none" w:sz="0" w:space="0" w:color="auto"/>
        <w:right w:val="none" w:sz="0" w:space="0" w:color="auto"/>
      </w:divBdr>
      <w:divsChild>
        <w:div w:id="644436816">
          <w:marLeft w:val="0"/>
          <w:marRight w:val="0"/>
          <w:marTop w:val="0"/>
          <w:marBottom w:val="0"/>
          <w:divBdr>
            <w:top w:val="none" w:sz="0" w:space="0" w:color="auto"/>
            <w:left w:val="none" w:sz="0" w:space="0" w:color="auto"/>
            <w:bottom w:val="none" w:sz="0" w:space="0" w:color="auto"/>
            <w:right w:val="none" w:sz="0" w:space="0" w:color="auto"/>
          </w:divBdr>
        </w:div>
        <w:div w:id="1604532179">
          <w:marLeft w:val="0"/>
          <w:marRight w:val="0"/>
          <w:marTop w:val="0"/>
          <w:marBottom w:val="0"/>
          <w:divBdr>
            <w:top w:val="none" w:sz="0" w:space="0" w:color="auto"/>
            <w:left w:val="none" w:sz="0" w:space="0" w:color="auto"/>
            <w:bottom w:val="none" w:sz="0" w:space="0" w:color="auto"/>
            <w:right w:val="none" w:sz="0" w:space="0" w:color="auto"/>
          </w:divBdr>
        </w:div>
      </w:divsChild>
    </w:div>
    <w:div w:id="1675957224">
      <w:bodyDiv w:val="1"/>
      <w:marLeft w:val="0"/>
      <w:marRight w:val="0"/>
      <w:marTop w:val="0"/>
      <w:marBottom w:val="0"/>
      <w:divBdr>
        <w:top w:val="none" w:sz="0" w:space="0" w:color="auto"/>
        <w:left w:val="none" w:sz="0" w:space="0" w:color="auto"/>
        <w:bottom w:val="none" w:sz="0" w:space="0" w:color="auto"/>
        <w:right w:val="none" w:sz="0" w:space="0" w:color="auto"/>
      </w:divBdr>
    </w:div>
    <w:div w:id="1708219192">
      <w:bodyDiv w:val="1"/>
      <w:marLeft w:val="0"/>
      <w:marRight w:val="0"/>
      <w:marTop w:val="0"/>
      <w:marBottom w:val="0"/>
      <w:divBdr>
        <w:top w:val="none" w:sz="0" w:space="0" w:color="auto"/>
        <w:left w:val="none" w:sz="0" w:space="0" w:color="auto"/>
        <w:bottom w:val="none" w:sz="0" w:space="0" w:color="auto"/>
        <w:right w:val="none" w:sz="0" w:space="0" w:color="auto"/>
      </w:divBdr>
      <w:divsChild>
        <w:div w:id="19627640">
          <w:marLeft w:val="0"/>
          <w:marRight w:val="0"/>
          <w:marTop w:val="0"/>
          <w:marBottom w:val="0"/>
          <w:divBdr>
            <w:top w:val="none" w:sz="0" w:space="0" w:color="auto"/>
            <w:left w:val="none" w:sz="0" w:space="0" w:color="auto"/>
            <w:bottom w:val="none" w:sz="0" w:space="0" w:color="auto"/>
            <w:right w:val="none" w:sz="0" w:space="0" w:color="auto"/>
          </w:divBdr>
        </w:div>
        <w:div w:id="166405940">
          <w:marLeft w:val="0"/>
          <w:marRight w:val="0"/>
          <w:marTop w:val="0"/>
          <w:marBottom w:val="0"/>
          <w:divBdr>
            <w:top w:val="none" w:sz="0" w:space="0" w:color="auto"/>
            <w:left w:val="none" w:sz="0" w:space="0" w:color="auto"/>
            <w:bottom w:val="none" w:sz="0" w:space="0" w:color="auto"/>
            <w:right w:val="none" w:sz="0" w:space="0" w:color="auto"/>
          </w:divBdr>
        </w:div>
        <w:div w:id="211574253">
          <w:marLeft w:val="0"/>
          <w:marRight w:val="0"/>
          <w:marTop w:val="0"/>
          <w:marBottom w:val="0"/>
          <w:divBdr>
            <w:top w:val="none" w:sz="0" w:space="0" w:color="auto"/>
            <w:left w:val="none" w:sz="0" w:space="0" w:color="auto"/>
            <w:bottom w:val="none" w:sz="0" w:space="0" w:color="auto"/>
            <w:right w:val="none" w:sz="0" w:space="0" w:color="auto"/>
          </w:divBdr>
        </w:div>
        <w:div w:id="283391356">
          <w:marLeft w:val="0"/>
          <w:marRight w:val="0"/>
          <w:marTop w:val="0"/>
          <w:marBottom w:val="0"/>
          <w:divBdr>
            <w:top w:val="none" w:sz="0" w:space="0" w:color="auto"/>
            <w:left w:val="none" w:sz="0" w:space="0" w:color="auto"/>
            <w:bottom w:val="none" w:sz="0" w:space="0" w:color="auto"/>
            <w:right w:val="none" w:sz="0" w:space="0" w:color="auto"/>
          </w:divBdr>
        </w:div>
        <w:div w:id="390269889">
          <w:marLeft w:val="0"/>
          <w:marRight w:val="0"/>
          <w:marTop w:val="0"/>
          <w:marBottom w:val="0"/>
          <w:divBdr>
            <w:top w:val="none" w:sz="0" w:space="0" w:color="auto"/>
            <w:left w:val="none" w:sz="0" w:space="0" w:color="auto"/>
            <w:bottom w:val="none" w:sz="0" w:space="0" w:color="auto"/>
            <w:right w:val="none" w:sz="0" w:space="0" w:color="auto"/>
          </w:divBdr>
        </w:div>
        <w:div w:id="709037737">
          <w:marLeft w:val="0"/>
          <w:marRight w:val="0"/>
          <w:marTop w:val="0"/>
          <w:marBottom w:val="0"/>
          <w:divBdr>
            <w:top w:val="none" w:sz="0" w:space="0" w:color="auto"/>
            <w:left w:val="none" w:sz="0" w:space="0" w:color="auto"/>
            <w:bottom w:val="none" w:sz="0" w:space="0" w:color="auto"/>
            <w:right w:val="none" w:sz="0" w:space="0" w:color="auto"/>
          </w:divBdr>
        </w:div>
        <w:div w:id="1584335991">
          <w:marLeft w:val="0"/>
          <w:marRight w:val="0"/>
          <w:marTop w:val="0"/>
          <w:marBottom w:val="0"/>
          <w:divBdr>
            <w:top w:val="none" w:sz="0" w:space="0" w:color="auto"/>
            <w:left w:val="none" w:sz="0" w:space="0" w:color="auto"/>
            <w:bottom w:val="none" w:sz="0" w:space="0" w:color="auto"/>
            <w:right w:val="none" w:sz="0" w:space="0" w:color="auto"/>
          </w:divBdr>
        </w:div>
        <w:div w:id="1626542805">
          <w:marLeft w:val="0"/>
          <w:marRight w:val="0"/>
          <w:marTop w:val="0"/>
          <w:marBottom w:val="0"/>
          <w:divBdr>
            <w:top w:val="none" w:sz="0" w:space="0" w:color="auto"/>
            <w:left w:val="none" w:sz="0" w:space="0" w:color="auto"/>
            <w:bottom w:val="none" w:sz="0" w:space="0" w:color="auto"/>
            <w:right w:val="none" w:sz="0" w:space="0" w:color="auto"/>
          </w:divBdr>
        </w:div>
        <w:div w:id="1723208329">
          <w:marLeft w:val="0"/>
          <w:marRight w:val="0"/>
          <w:marTop w:val="0"/>
          <w:marBottom w:val="0"/>
          <w:divBdr>
            <w:top w:val="none" w:sz="0" w:space="0" w:color="auto"/>
            <w:left w:val="none" w:sz="0" w:space="0" w:color="auto"/>
            <w:bottom w:val="none" w:sz="0" w:space="0" w:color="auto"/>
            <w:right w:val="none" w:sz="0" w:space="0" w:color="auto"/>
          </w:divBdr>
        </w:div>
        <w:div w:id="1764649261">
          <w:marLeft w:val="0"/>
          <w:marRight w:val="0"/>
          <w:marTop w:val="0"/>
          <w:marBottom w:val="0"/>
          <w:divBdr>
            <w:top w:val="none" w:sz="0" w:space="0" w:color="auto"/>
            <w:left w:val="none" w:sz="0" w:space="0" w:color="auto"/>
            <w:bottom w:val="none" w:sz="0" w:space="0" w:color="auto"/>
            <w:right w:val="none" w:sz="0" w:space="0" w:color="auto"/>
          </w:divBdr>
        </w:div>
      </w:divsChild>
    </w:div>
    <w:div w:id="1766994302">
      <w:bodyDiv w:val="1"/>
      <w:marLeft w:val="0"/>
      <w:marRight w:val="0"/>
      <w:marTop w:val="0"/>
      <w:marBottom w:val="0"/>
      <w:divBdr>
        <w:top w:val="none" w:sz="0" w:space="0" w:color="auto"/>
        <w:left w:val="none" w:sz="0" w:space="0" w:color="auto"/>
        <w:bottom w:val="none" w:sz="0" w:space="0" w:color="auto"/>
        <w:right w:val="none" w:sz="0" w:space="0" w:color="auto"/>
      </w:divBdr>
    </w:div>
    <w:div w:id="1937596225">
      <w:bodyDiv w:val="1"/>
      <w:marLeft w:val="0"/>
      <w:marRight w:val="0"/>
      <w:marTop w:val="0"/>
      <w:marBottom w:val="0"/>
      <w:divBdr>
        <w:top w:val="none" w:sz="0" w:space="0" w:color="auto"/>
        <w:left w:val="none" w:sz="0" w:space="0" w:color="auto"/>
        <w:bottom w:val="none" w:sz="0" w:space="0" w:color="auto"/>
        <w:right w:val="none" w:sz="0" w:space="0" w:color="auto"/>
      </w:divBdr>
    </w:div>
    <w:div w:id="2022119245">
      <w:bodyDiv w:val="1"/>
      <w:marLeft w:val="0"/>
      <w:marRight w:val="0"/>
      <w:marTop w:val="0"/>
      <w:marBottom w:val="0"/>
      <w:divBdr>
        <w:top w:val="none" w:sz="0" w:space="0" w:color="auto"/>
        <w:left w:val="none" w:sz="0" w:space="0" w:color="auto"/>
        <w:bottom w:val="none" w:sz="0" w:space="0" w:color="auto"/>
        <w:right w:val="none" w:sz="0" w:space="0" w:color="auto"/>
      </w:divBdr>
      <w:divsChild>
        <w:div w:id="723019911">
          <w:marLeft w:val="0"/>
          <w:marRight w:val="0"/>
          <w:marTop w:val="0"/>
          <w:marBottom w:val="0"/>
          <w:divBdr>
            <w:top w:val="none" w:sz="0" w:space="0" w:color="auto"/>
            <w:left w:val="none" w:sz="0" w:space="0" w:color="auto"/>
            <w:bottom w:val="none" w:sz="0" w:space="0" w:color="auto"/>
            <w:right w:val="none" w:sz="0" w:space="0" w:color="auto"/>
          </w:divBdr>
        </w:div>
        <w:div w:id="928081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95100BE-F8CA-4CB0-A060-2980B04D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2978</Words>
  <Characters>15963</Characters>
  <Application>Microsoft Office Word</Application>
  <DocSecurity>0</DocSecurity>
  <Lines>347</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pappala</dc:creator>
  <cp:keywords/>
  <dc:description/>
  <cp:lastModifiedBy>Uday Ashish</cp:lastModifiedBy>
  <cp:revision>2</cp:revision>
  <cp:lastPrinted>2024-11-15T05:48:00Z</cp:lastPrinted>
  <dcterms:created xsi:type="dcterms:W3CDTF">2024-11-15T06:03:00Z</dcterms:created>
  <dcterms:modified xsi:type="dcterms:W3CDTF">2024-11-15T06:03:00Z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afed63b4-ac0a-40c5-b443-1ef6af09f373</vt:lpwstr>
  </property>
</Properties>
</file>